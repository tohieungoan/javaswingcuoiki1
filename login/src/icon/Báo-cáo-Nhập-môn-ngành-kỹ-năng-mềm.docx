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05E929" w14:textId="0B621708" w:rsidR="00E543EB" w:rsidRPr="008B4057" w:rsidRDefault="00C44C79" w:rsidP="00AE6227">
      <w:pPr>
        <w:spacing w:after="0" w:line="240" w:lineRule="auto"/>
        <w:jc w:val="both"/>
        <w:rPr>
          <w:rFonts w:cs="Times New Roman"/>
          <w:sz w:val="28"/>
          <w:szCs w:val="28"/>
        </w:rPr>
      </w:pPr>
      <w:bookmarkStart w:id="0" w:name="_Hlk128273868"/>
      <w:bookmarkEnd w:id="0"/>
      <w:r w:rsidRPr="008B4057">
        <w:rPr>
          <w:rFonts w:cs="Times New Roman"/>
          <w:b/>
          <w:noProof/>
          <w:sz w:val="32"/>
          <w:szCs w:val="32"/>
        </w:rPr>
        <w:drawing>
          <wp:anchor distT="0" distB="0" distL="114300" distR="114300" simplePos="0" relativeHeight="251658240" behindDoc="0" locked="0" layoutInCell="1" allowOverlap="1" wp14:anchorId="51407D25" wp14:editId="3F98212E">
            <wp:simplePos x="0" y="0"/>
            <wp:positionH relativeFrom="column">
              <wp:posOffset>13970</wp:posOffset>
            </wp:positionH>
            <wp:positionV relativeFrom="paragraph">
              <wp:posOffset>143970</wp:posOffset>
            </wp:positionV>
            <wp:extent cx="1238250" cy="755015"/>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HVH.jpg"/>
                    <pic:cNvPicPr/>
                  </pic:nvPicPr>
                  <pic:blipFill>
                    <a:blip r:embed="rId8">
                      <a:extLst>
                        <a:ext uri="{28A0092B-C50C-407E-A947-70E740481C1C}">
                          <a14:useLocalDpi xmlns:a14="http://schemas.microsoft.com/office/drawing/2010/main" val="0"/>
                        </a:ext>
                      </a:extLst>
                    </a:blip>
                    <a:stretch>
                      <a:fillRect/>
                    </a:stretch>
                  </pic:blipFill>
                  <pic:spPr>
                    <a:xfrm>
                      <a:off x="0" y="0"/>
                      <a:ext cx="1238250" cy="755015"/>
                    </a:xfrm>
                    <a:prstGeom prst="rect">
                      <a:avLst/>
                    </a:prstGeom>
                  </pic:spPr>
                </pic:pic>
              </a:graphicData>
            </a:graphic>
            <wp14:sizeRelH relativeFrom="page">
              <wp14:pctWidth>0</wp14:pctWidth>
            </wp14:sizeRelH>
            <wp14:sizeRelV relativeFrom="page">
              <wp14:pctHeight>0</wp14:pctHeight>
            </wp14:sizeRelV>
          </wp:anchor>
        </w:drawing>
      </w:r>
      <w:r w:rsidR="00E543EB" w:rsidRPr="008B4057">
        <w:rPr>
          <w:rFonts w:cs="Times New Roman"/>
          <w:sz w:val="28"/>
          <w:szCs w:val="28"/>
        </w:rPr>
        <w:t xml:space="preserve">   </w:t>
      </w:r>
    </w:p>
    <w:p w14:paraId="46FA2D4E" w14:textId="4DEA7B2E" w:rsidR="00D72CEE" w:rsidRPr="008B4057" w:rsidRDefault="00D72CEE" w:rsidP="00C44C79">
      <w:pPr>
        <w:spacing w:after="0" w:line="240" w:lineRule="auto"/>
        <w:ind w:left="720"/>
        <w:jc w:val="center"/>
        <w:rPr>
          <w:rFonts w:cs="Times New Roman"/>
          <w:sz w:val="28"/>
          <w:szCs w:val="28"/>
        </w:rPr>
      </w:pPr>
      <w:r w:rsidRPr="008B4057">
        <w:rPr>
          <w:rFonts w:cs="Times New Roman"/>
          <w:sz w:val="28"/>
          <w:szCs w:val="28"/>
        </w:rPr>
        <w:t>ĐẠI HỌC ĐÀ NẴNG</w:t>
      </w:r>
    </w:p>
    <w:p w14:paraId="28CE8803" w14:textId="3415E4E0" w:rsidR="002256E6" w:rsidRPr="008B4057" w:rsidRDefault="002256E6" w:rsidP="00C44C79">
      <w:pPr>
        <w:spacing w:after="0" w:line="240" w:lineRule="auto"/>
        <w:ind w:left="720"/>
        <w:jc w:val="center"/>
        <w:rPr>
          <w:rFonts w:cs="Times New Roman"/>
          <w:sz w:val="28"/>
          <w:szCs w:val="28"/>
        </w:rPr>
      </w:pPr>
      <w:r w:rsidRPr="008B4057">
        <w:rPr>
          <w:rFonts w:cs="Times New Roman"/>
          <w:sz w:val="28"/>
          <w:szCs w:val="28"/>
        </w:rPr>
        <w:t xml:space="preserve">TRƯỜNG </w:t>
      </w:r>
      <w:r w:rsidR="00E543EB" w:rsidRPr="008B4057">
        <w:rPr>
          <w:rFonts w:cs="Times New Roman"/>
          <w:sz w:val="28"/>
          <w:szCs w:val="28"/>
        </w:rPr>
        <w:t>ĐẠI HỌC</w:t>
      </w:r>
      <w:r w:rsidRPr="008B4057">
        <w:rPr>
          <w:rFonts w:cs="Times New Roman"/>
          <w:sz w:val="28"/>
          <w:szCs w:val="28"/>
        </w:rPr>
        <w:t xml:space="preserve"> CÔNG NGHỆ THÔNG TIN</w:t>
      </w:r>
    </w:p>
    <w:p w14:paraId="1644A4D2" w14:textId="39BA9AB5" w:rsidR="002256E6" w:rsidRPr="008B4057" w:rsidRDefault="00E543EB" w:rsidP="00C44C79">
      <w:pPr>
        <w:spacing w:after="0" w:line="240" w:lineRule="auto"/>
        <w:ind w:left="720"/>
        <w:jc w:val="center"/>
        <w:rPr>
          <w:rFonts w:cs="Times New Roman"/>
          <w:sz w:val="28"/>
          <w:szCs w:val="28"/>
        </w:rPr>
      </w:pPr>
      <w:r w:rsidRPr="008B4057">
        <w:rPr>
          <w:rFonts w:cs="Times New Roman"/>
          <w:sz w:val="28"/>
          <w:szCs w:val="28"/>
        </w:rPr>
        <w:t>VÀ TRUYỀN THÔNG</w:t>
      </w:r>
      <w:r w:rsidR="002256E6" w:rsidRPr="008B4057">
        <w:rPr>
          <w:rFonts w:cs="Times New Roman"/>
          <w:sz w:val="28"/>
          <w:szCs w:val="28"/>
        </w:rPr>
        <w:t xml:space="preserve"> VIỆT - HÀN</w:t>
      </w:r>
    </w:p>
    <w:p w14:paraId="6273DBF0" w14:textId="46CDDF9B" w:rsidR="002256E6" w:rsidRPr="008B4057" w:rsidRDefault="002256E6" w:rsidP="00C44C79">
      <w:pPr>
        <w:spacing w:after="0" w:line="240" w:lineRule="auto"/>
        <w:ind w:left="720"/>
        <w:jc w:val="center"/>
        <w:rPr>
          <w:rFonts w:cs="Times New Roman"/>
          <w:b/>
          <w:sz w:val="36"/>
          <w:szCs w:val="36"/>
        </w:rPr>
      </w:pPr>
      <w:r w:rsidRPr="008B4057">
        <w:rPr>
          <w:rFonts w:cs="Times New Roman"/>
          <w:b/>
          <w:sz w:val="36"/>
          <w:szCs w:val="36"/>
        </w:rPr>
        <w:t xml:space="preserve">KHOA </w:t>
      </w:r>
      <w:r w:rsidR="003D0870" w:rsidRPr="008B4057">
        <w:rPr>
          <w:rFonts w:cs="Times New Roman"/>
          <w:b/>
          <w:sz w:val="36"/>
          <w:szCs w:val="36"/>
        </w:rPr>
        <w:t>KHOA HỌC MÁY TÍNH</w:t>
      </w:r>
    </w:p>
    <w:p w14:paraId="11C96340" w14:textId="63708734" w:rsidR="002256E6" w:rsidRPr="008B4057" w:rsidRDefault="002256E6" w:rsidP="00C44C79">
      <w:pPr>
        <w:spacing w:after="0" w:line="240" w:lineRule="auto"/>
        <w:ind w:left="720" w:firstLine="720"/>
        <w:jc w:val="both"/>
        <w:rPr>
          <w:rFonts w:cs="Times New Roman"/>
        </w:rPr>
      </w:pPr>
    </w:p>
    <w:p w14:paraId="75F158A7" w14:textId="77777777" w:rsidR="002256E6" w:rsidRPr="008B4057" w:rsidRDefault="002256E6" w:rsidP="00AE6227">
      <w:pPr>
        <w:spacing w:after="0" w:line="240" w:lineRule="auto"/>
        <w:jc w:val="both"/>
        <w:rPr>
          <w:rFonts w:cs="Times New Roman"/>
          <w:b/>
          <w:sz w:val="32"/>
          <w:szCs w:val="32"/>
        </w:rPr>
      </w:pPr>
    </w:p>
    <w:p w14:paraId="46E2E6AB" w14:textId="77777777" w:rsidR="002256E6" w:rsidRPr="008B4057" w:rsidRDefault="002256E6" w:rsidP="00AE6227">
      <w:pPr>
        <w:spacing w:after="0" w:line="240" w:lineRule="auto"/>
        <w:jc w:val="both"/>
        <w:rPr>
          <w:rFonts w:cs="Times New Roman"/>
          <w:b/>
          <w:sz w:val="32"/>
          <w:szCs w:val="32"/>
        </w:rPr>
      </w:pPr>
    </w:p>
    <w:p w14:paraId="09B80C76" w14:textId="77777777" w:rsidR="002256E6" w:rsidRPr="008B4057" w:rsidRDefault="002256E6" w:rsidP="00AE6227">
      <w:pPr>
        <w:spacing w:after="0" w:line="240" w:lineRule="auto"/>
        <w:jc w:val="both"/>
        <w:rPr>
          <w:rFonts w:cs="Times New Roman"/>
          <w:b/>
          <w:bCs/>
          <w:sz w:val="50"/>
          <w:szCs w:val="36"/>
        </w:rPr>
      </w:pPr>
    </w:p>
    <w:p w14:paraId="323C229F" w14:textId="62F093F0" w:rsidR="002256E6" w:rsidRPr="008B4057" w:rsidRDefault="00303EE3" w:rsidP="001C6836">
      <w:pPr>
        <w:spacing w:before="120" w:after="0" w:line="240" w:lineRule="auto"/>
        <w:jc w:val="center"/>
        <w:rPr>
          <w:rFonts w:cs="Times New Roman"/>
          <w:b/>
          <w:bCs/>
          <w:sz w:val="40"/>
          <w:szCs w:val="40"/>
        </w:rPr>
      </w:pPr>
      <w:r w:rsidRPr="008B4057">
        <w:rPr>
          <w:rFonts w:cs="Times New Roman"/>
          <w:b/>
          <w:bCs/>
          <w:sz w:val="40"/>
          <w:szCs w:val="40"/>
        </w:rPr>
        <w:t>BÁO CÁO</w:t>
      </w:r>
      <w:r w:rsidR="00041CEF" w:rsidRPr="008B4057">
        <w:rPr>
          <w:rFonts w:cs="Times New Roman"/>
          <w:b/>
          <w:bCs/>
          <w:sz w:val="40"/>
          <w:szCs w:val="40"/>
        </w:rPr>
        <w:t xml:space="preserve"> </w:t>
      </w:r>
      <w:r w:rsidR="00E01CF8" w:rsidRPr="008B4057">
        <w:rPr>
          <w:rFonts w:cs="Times New Roman"/>
          <w:b/>
          <w:bCs/>
          <w:sz w:val="40"/>
          <w:szCs w:val="40"/>
        </w:rPr>
        <w:t xml:space="preserve">NHẬP MÔN NGÀNH &amp; </w:t>
      </w:r>
      <w:r w:rsidR="005F3B3F" w:rsidRPr="008B4057">
        <w:rPr>
          <w:rFonts w:cs="Times New Roman"/>
          <w:b/>
          <w:bCs/>
          <w:sz w:val="40"/>
          <w:szCs w:val="40"/>
        </w:rPr>
        <w:t>KĨ NĂNG MỀM</w:t>
      </w:r>
    </w:p>
    <w:p w14:paraId="4808F3E5" w14:textId="77777777" w:rsidR="002256E6" w:rsidRPr="008B4057" w:rsidRDefault="002256E6" w:rsidP="00AE6227">
      <w:pPr>
        <w:spacing w:before="120" w:after="0" w:line="240" w:lineRule="auto"/>
        <w:jc w:val="both"/>
        <w:rPr>
          <w:rFonts w:cs="Times New Roman"/>
          <w:b/>
          <w:bCs/>
          <w:sz w:val="34"/>
          <w:szCs w:val="30"/>
        </w:rPr>
      </w:pPr>
    </w:p>
    <w:p w14:paraId="2F5683E8" w14:textId="77777777" w:rsidR="0066206B" w:rsidRPr="008B4057" w:rsidRDefault="0066206B" w:rsidP="00AE6227">
      <w:pPr>
        <w:spacing w:before="120" w:after="0" w:line="240" w:lineRule="auto"/>
        <w:jc w:val="both"/>
        <w:rPr>
          <w:rFonts w:cs="Times New Roman"/>
          <w:b/>
          <w:bCs/>
          <w:sz w:val="34"/>
          <w:szCs w:val="30"/>
        </w:rPr>
      </w:pPr>
    </w:p>
    <w:p w14:paraId="250F3007" w14:textId="77777777" w:rsidR="0066206B" w:rsidRPr="008B4057" w:rsidRDefault="0066206B" w:rsidP="00AE6227">
      <w:pPr>
        <w:spacing w:before="120" w:after="0" w:line="240" w:lineRule="auto"/>
        <w:jc w:val="both"/>
        <w:rPr>
          <w:rFonts w:cs="Times New Roman"/>
          <w:b/>
          <w:bCs/>
          <w:sz w:val="34"/>
          <w:szCs w:val="30"/>
        </w:rPr>
      </w:pPr>
    </w:p>
    <w:p w14:paraId="1B6A04A7" w14:textId="77777777" w:rsidR="0066206B" w:rsidRPr="008B4057" w:rsidRDefault="0066206B" w:rsidP="00370F76">
      <w:pPr>
        <w:spacing w:before="120" w:after="0" w:line="240" w:lineRule="auto"/>
        <w:jc w:val="center"/>
        <w:rPr>
          <w:rFonts w:cs="Times New Roman"/>
          <w:b/>
          <w:bCs/>
          <w:sz w:val="34"/>
          <w:szCs w:val="30"/>
        </w:rPr>
      </w:pPr>
    </w:p>
    <w:p w14:paraId="31D8E78E" w14:textId="1080937A" w:rsidR="002256E6" w:rsidRPr="008B4057" w:rsidRDefault="00370F76" w:rsidP="005F3B3F">
      <w:pPr>
        <w:spacing w:before="120" w:after="0" w:line="240" w:lineRule="auto"/>
        <w:jc w:val="center"/>
        <w:rPr>
          <w:rFonts w:cs="Times New Roman"/>
          <w:b/>
          <w:bCs/>
          <w:sz w:val="44"/>
          <w:szCs w:val="44"/>
        </w:rPr>
      </w:pPr>
      <w:r w:rsidRPr="008B4057">
        <w:rPr>
          <w:rFonts w:cs="Times New Roman"/>
          <w:b/>
          <w:bCs/>
          <w:sz w:val="44"/>
          <w:szCs w:val="44"/>
        </w:rPr>
        <w:t xml:space="preserve">ĐỀ TÀI: </w:t>
      </w:r>
      <w:r w:rsidR="00D72CEE" w:rsidRPr="008B4057">
        <w:rPr>
          <w:rFonts w:cs="Times New Roman"/>
          <w:b/>
          <w:bCs/>
          <w:sz w:val="44"/>
          <w:szCs w:val="44"/>
        </w:rPr>
        <w:t xml:space="preserve">XÂY DỰNG WEB </w:t>
      </w:r>
      <w:r w:rsidR="005F3B3F" w:rsidRPr="008B4057">
        <w:rPr>
          <w:rFonts w:cs="Times New Roman"/>
          <w:b/>
          <w:bCs/>
          <w:sz w:val="44"/>
          <w:szCs w:val="44"/>
        </w:rPr>
        <w:t>CHIA SẺ CÔNG THỨC NẤU ĂN</w:t>
      </w:r>
    </w:p>
    <w:p w14:paraId="2574514E" w14:textId="77777777" w:rsidR="00600489" w:rsidRPr="008B4057" w:rsidRDefault="00600489" w:rsidP="00370F76">
      <w:pPr>
        <w:spacing w:before="120" w:after="0" w:line="240" w:lineRule="auto"/>
        <w:jc w:val="center"/>
        <w:rPr>
          <w:rFonts w:cs="Times New Roman"/>
          <w:b/>
          <w:bCs/>
          <w:sz w:val="44"/>
          <w:szCs w:val="44"/>
        </w:rPr>
      </w:pPr>
    </w:p>
    <w:p w14:paraId="6937FC77" w14:textId="77777777" w:rsidR="002256E6" w:rsidRPr="008B4057" w:rsidRDefault="002256E6" w:rsidP="00AE6227">
      <w:pPr>
        <w:tabs>
          <w:tab w:val="left" w:pos="3780"/>
        </w:tabs>
        <w:spacing w:before="120" w:after="0" w:line="240" w:lineRule="auto"/>
        <w:ind w:left="3957" w:hanging="2160"/>
        <w:jc w:val="both"/>
        <w:rPr>
          <w:rFonts w:cs="Times New Roman"/>
          <w:b/>
          <w:bCs/>
          <w:sz w:val="28"/>
          <w:szCs w:val="28"/>
        </w:rPr>
      </w:pPr>
    </w:p>
    <w:p w14:paraId="7E2516C6" w14:textId="0FC08BE9" w:rsidR="00041CEF" w:rsidRPr="008B4057" w:rsidRDefault="002256E6" w:rsidP="00E01CF8">
      <w:pPr>
        <w:tabs>
          <w:tab w:val="left" w:pos="5103"/>
        </w:tabs>
        <w:spacing w:before="120" w:after="0" w:line="240" w:lineRule="auto"/>
        <w:ind w:left="284"/>
        <w:rPr>
          <w:rFonts w:cs="Times New Roman"/>
          <w:b/>
          <w:bCs/>
          <w:sz w:val="28"/>
          <w:szCs w:val="28"/>
        </w:rPr>
      </w:pPr>
      <w:r w:rsidRPr="008B4057">
        <w:rPr>
          <w:rFonts w:cs="Times New Roman"/>
          <w:b/>
          <w:bCs/>
          <w:sz w:val="28"/>
          <w:szCs w:val="28"/>
        </w:rPr>
        <w:t>Sinh viên thực hiệ</w:t>
      </w:r>
      <w:r w:rsidR="00E01CF8" w:rsidRPr="008B4057">
        <w:rPr>
          <w:rFonts w:cs="Times New Roman"/>
          <w:b/>
          <w:bCs/>
          <w:sz w:val="28"/>
          <w:szCs w:val="28"/>
        </w:rPr>
        <w:t>n</w:t>
      </w:r>
      <w:r w:rsidR="00E01CF8" w:rsidRPr="008B4057">
        <w:rPr>
          <w:rFonts w:cs="Times New Roman"/>
          <w:b/>
          <w:bCs/>
          <w:sz w:val="28"/>
          <w:szCs w:val="28"/>
        </w:rPr>
        <w:tab/>
      </w:r>
      <w:r w:rsidR="00705DAF" w:rsidRPr="008B4057">
        <w:rPr>
          <w:rFonts w:cs="Times New Roman"/>
          <w:b/>
          <w:bCs/>
          <w:sz w:val="28"/>
          <w:szCs w:val="28"/>
        </w:rPr>
        <w:t xml:space="preserve">: </w:t>
      </w:r>
      <w:r w:rsidR="005B46DA" w:rsidRPr="008B4057">
        <w:rPr>
          <w:rFonts w:cs="Times New Roman"/>
          <w:b/>
          <w:bCs/>
          <w:sz w:val="28"/>
          <w:szCs w:val="28"/>
        </w:rPr>
        <w:t xml:space="preserve">Nguyễn </w:t>
      </w:r>
      <w:r w:rsidR="00F35A64" w:rsidRPr="008B4057">
        <w:rPr>
          <w:rFonts w:cs="Times New Roman"/>
          <w:b/>
          <w:bCs/>
          <w:sz w:val="28"/>
          <w:szCs w:val="28"/>
        </w:rPr>
        <w:t>Vĩnh Khang</w:t>
      </w:r>
      <w:r w:rsidRPr="008B4057">
        <w:rPr>
          <w:rFonts w:cs="Times New Roman"/>
          <w:b/>
          <w:bCs/>
          <w:sz w:val="28"/>
          <w:szCs w:val="28"/>
        </w:rPr>
        <w:tab/>
      </w:r>
    </w:p>
    <w:p w14:paraId="527F0450" w14:textId="0042CA48" w:rsidR="00705DAF" w:rsidRPr="008B4057" w:rsidRDefault="00E01CF8" w:rsidP="00E01CF8">
      <w:pPr>
        <w:tabs>
          <w:tab w:val="left" w:pos="5103"/>
        </w:tabs>
        <w:spacing w:before="120" w:after="0" w:line="240" w:lineRule="auto"/>
        <w:ind w:left="2268"/>
        <w:rPr>
          <w:rFonts w:cs="Times New Roman"/>
          <w:b/>
          <w:bCs/>
          <w:sz w:val="28"/>
          <w:szCs w:val="28"/>
        </w:rPr>
      </w:pPr>
      <w:r w:rsidRPr="008B4057">
        <w:rPr>
          <w:rFonts w:cs="Times New Roman"/>
          <w:b/>
          <w:bCs/>
          <w:sz w:val="28"/>
          <w:szCs w:val="28"/>
        </w:rPr>
        <w:tab/>
      </w:r>
      <w:r w:rsidR="00041CEF" w:rsidRPr="008B4057">
        <w:rPr>
          <w:rFonts w:cs="Times New Roman"/>
          <w:b/>
          <w:bCs/>
          <w:sz w:val="28"/>
          <w:szCs w:val="28"/>
        </w:rPr>
        <w:t xml:space="preserve">: </w:t>
      </w:r>
      <w:r w:rsidR="00F35A64" w:rsidRPr="008B4057">
        <w:rPr>
          <w:rFonts w:cs="Times New Roman"/>
          <w:b/>
          <w:bCs/>
          <w:sz w:val="28"/>
          <w:szCs w:val="28"/>
        </w:rPr>
        <w:t>Tô Hiếu Ngoan</w:t>
      </w:r>
      <w:r w:rsidRPr="008B4057">
        <w:rPr>
          <w:rFonts w:cs="Times New Roman"/>
          <w:b/>
          <w:bCs/>
          <w:sz w:val="28"/>
          <w:szCs w:val="28"/>
        </w:rPr>
        <w:tab/>
      </w:r>
    </w:p>
    <w:p w14:paraId="197532EE" w14:textId="697B8BC9" w:rsidR="00F35A64" w:rsidRPr="008B4057" w:rsidRDefault="00E01CF8" w:rsidP="00E01CF8">
      <w:pPr>
        <w:tabs>
          <w:tab w:val="left" w:pos="5103"/>
        </w:tabs>
        <w:spacing w:before="120" w:after="0" w:line="240" w:lineRule="auto"/>
        <w:ind w:left="2268"/>
        <w:rPr>
          <w:rFonts w:cs="Times New Roman"/>
          <w:b/>
          <w:bCs/>
          <w:sz w:val="28"/>
          <w:szCs w:val="28"/>
        </w:rPr>
      </w:pPr>
      <w:r w:rsidRPr="008B4057">
        <w:rPr>
          <w:rFonts w:cs="Times New Roman"/>
          <w:b/>
          <w:bCs/>
          <w:sz w:val="28"/>
          <w:szCs w:val="28"/>
        </w:rPr>
        <w:tab/>
      </w:r>
      <w:r w:rsidR="00F35A64" w:rsidRPr="008B4057">
        <w:rPr>
          <w:rFonts w:cs="Times New Roman"/>
          <w:b/>
          <w:bCs/>
          <w:sz w:val="28"/>
          <w:szCs w:val="28"/>
        </w:rPr>
        <w:t>: Nguyễn Tôn Minh Huyề</w:t>
      </w:r>
      <w:r w:rsidRPr="008B4057">
        <w:rPr>
          <w:rFonts w:cs="Times New Roman"/>
          <w:b/>
          <w:bCs/>
          <w:sz w:val="28"/>
          <w:szCs w:val="28"/>
        </w:rPr>
        <w:t>n</w:t>
      </w:r>
    </w:p>
    <w:p w14:paraId="43AE92C2" w14:textId="6FDE5B41" w:rsidR="00E01CF8" w:rsidRPr="008B4057" w:rsidRDefault="00E01CF8" w:rsidP="00E01CF8">
      <w:pPr>
        <w:tabs>
          <w:tab w:val="left" w:pos="5103"/>
        </w:tabs>
        <w:spacing w:before="120" w:after="0" w:line="240" w:lineRule="auto"/>
        <w:ind w:left="284"/>
        <w:rPr>
          <w:rFonts w:cs="Times New Roman"/>
          <w:b/>
          <w:bCs/>
          <w:sz w:val="28"/>
          <w:szCs w:val="28"/>
        </w:rPr>
      </w:pPr>
      <w:r w:rsidRPr="008B4057">
        <w:rPr>
          <w:rFonts w:cs="Times New Roman"/>
          <w:b/>
          <w:bCs/>
          <w:sz w:val="28"/>
          <w:szCs w:val="28"/>
        </w:rPr>
        <w:t>Lớp</w:t>
      </w:r>
      <w:r w:rsidRPr="008B4057">
        <w:rPr>
          <w:rFonts w:cs="Times New Roman"/>
          <w:b/>
          <w:bCs/>
          <w:sz w:val="28"/>
          <w:szCs w:val="28"/>
        </w:rPr>
        <w:tab/>
        <w:t>: 22IT4</w:t>
      </w:r>
    </w:p>
    <w:p w14:paraId="0724E3E6" w14:textId="16B3CC04" w:rsidR="00320E1C" w:rsidRPr="008B4057" w:rsidRDefault="002256E6" w:rsidP="00E01CF8">
      <w:pPr>
        <w:tabs>
          <w:tab w:val="left" w:pos="5103"/>
        </w:tabs>
        <w:spacing w:before="120" w:after="0" w:line="240" w:lineRule="auto"/>
        <w:ind w:left="284"/>
        <w:rPr>
          <w:rFonts w:cs="Times New Roman"/>
          <w:b/>
          <w:bCs/>
          <w:sz w:val="28"/>
          <w:szCs w:val="28"/>
        </w:rPr>
      </w:pPr>
      <w:r w:rsidRPr="008B4057">
        <w:rPr>
          <w:rFonts w:cs="Times New Roman"/>
          <w:b/>
          <w:bCs/>
          <w:sz w:val="28"/>
          <w:szCs w:val="28"/>
        </w:rPr>
        <w:t>Giảng viên hướng dẫn</w:t>
      </w:r>
      <w:r w:rsidR="00C22F54" w:rsidRPr="008B4057">
        <w:rPr>
          <w:rFonts w:cs="Times New Roman"/>
          <w:b/>
          <w:bCs/>
          <w:sz w:val="28"/>
          <w:szCs w:val="28"/>
        </w:rPr>
        <w:tab/>
      </w:r>
      <w:r w:rsidR="00705DAF" w:rsidRPr="008B4057">
        <w:rPr>
          <w:rFonts w:cs="Times New Roman"/>
          <w:b/>
          <w:bCs/>
          <w:sz w:val="28"/>
          <w:szCs w:val="28"/>
        </w:rPr>
        <w:t xml:space="preserve">: </w:t>
      </w:r>
      <w:r w:rsidR="00041CEF" w:rsidRPr="008B4057">
        <w:rPr>
          <w:rFonts w:cs="Times New Roman"/>
          <w:b/>
          <w:bCs/>
          <w:sz w:val="28"/>
          <w:szCs w:val="28"/>
        </w:rPr>
        <w:t>ThS. Nguyễn Thanh Cẩm</w:t>
      </w:r>
    </w:p>
    <w:p w14:paraId="530857E1" w14:textId="77777777" w:rsidR="002256E6" w:rsidRPr="008B4057" w:rsidRDefault="002256E6" w:rsidP="00C44C79">
      <w:pPr>
        <w:spacing w:before="120" w:after="0" w:line="240" w:lineRule="auto"/>
        <w:jc w:val="right"/>
        <w:rPr>
          <w:rFonts w:cs="Times New Roman"/>
          <w:sz w:val="18"/>
          <w:szCs w:val="18"/>
        </w:rPr>
      </w:pPr>
    </w:p>
    <w:p w14:paraId="022044EF" w14:textId="77777777" w:rsidR="002256E6" w:rsidRPr="008B4057" w:rsidRDefault="002256E6" w:rsidP="00AE6227">
      <w:pPr>
        <w:spacing w:before="120" w:after="0" w:line="240" w:lineRule="auto"/>
        <w:jc w:val="both"/>
        <w:rPr>
          <w:rFonts w:cs="Times New Roman"/>
        </w:rPr>
      </w:pPr>
    </w:p>
    <w:p w14:paraId="2B013168" w14:textId="77777777" w:rsidR="002256E6" w:rsidRPr="008B4057" w:rsidRDefault="002256E6" w:rsidP="00AE6227">
      <w:pPr>
        <w:spacing w:before="120" w:after="0" w:line="240" w:lineRule="auto"/>
        <w:jc w:val="both"/>
        <w:rPr>
          <w:rFonts w:cs="Times New Roman"/>
        </w:rPr>
      </w:pPr>
    </w:p>
    <w:p w14:paraId="67D13F8B" w14:textId="77777777" w:rsidR="002256E6" w:rsidRPr="008B4057" w:rsidRDefault="002256E6" w:rsidP="00AE6227">
      <w:pPr>
        <w:spacing w:before="120" w:after="0" w:line="240" w:lineRule="auto"/>
        <w:jc w:val="both"/>
        <w:rPr>
          <w:rFonts w:cs="Times New Roman"/>
        </w:rPr>
      </w:pPr>
    </w:p>
    <w:p w14:paraId="617FA364" w14:textId="77777777" w:rsidR="002256E6" w:rsidRPr="008B4057" w:rsidRDefault="002256E6" w:rsidP="00AE6227">
      <w:pPr>
        <w:spacing w:before="120" w:after="0" w:line="240" w:lineRule="auto"/>
        <w:jc w:val="both"/>
        <w:rPr>
          <w:rFonts w:cs="Times New Roman"/>
        </w:rPr>
      </w:pPr>
    </w:p>
    <w:p w14:paraId="78AC22BE" w14:textId="77777777" w:rsidR="002256E6" w:rsidRPr="008B4057" w:rsidRDefault="002256E6" w:rsidP="00AE6227">
      <w:pPr>
        <w:spacing w:before="120" w:after="0" w:line="240" w:lineRule="auto"/>
        <w:jc w:val="both"/>
        <w:rPr>
          <w:rFonts w:cs="Times New Roman"/>
        </w:rPr>
      </w:pPr>
    </w:p>
    <w:p w14:paraId="0AA66663" w14:textId="77777777" w:rsidR="00041CEF" w:rsidRPr="008B4057" w:rsidRDefault="00041CEF" w:rsidP="00AE6227">
      <w:pPr>
        <w:spacing w:before="120" w:after="0" w:line="240" w:lineRule="auto"/>
        <w:jc w:val="both"/>
        <w:rPr>
          <w:rFonts w:cs="Times New Roman"/>
        </w:rPr>
      </w:pPr>
    </w:p>
    <w:p w14:paraId="2CB28888" w14:textId="77777777" w:rsidR="00041CEF" w:rsidRPr="008B4057" w:rsidRDefault="00041CEF" w:rsidP="00AE6227">
      <w:pPr>
        <w:spacing w:before="120" w:after="0" w:line="240" w:lineRule="auto"/>
        <w:jc w:val="both"/>
        <w:rPr>
          <w:rFonts w:cs="Times New Roman"/>
        </w:rPr>
      </w:pPr>
    </w:p>
    <w:p w14:paraId="582C9575" w14:textId="6F04E19D" w:rsidR="00041CEF" w:rsidRPr="008B4057" w:rsidRDefault="00D72CEE" w:rsidP="00D72CEE">
      <w:pPr>
        <w:spacing w:before="120" w:after="0" w:line="240" w:lineRule="auto"/>
        <w:jc w:val="center"/>
        <w:rPr>
          <w:rFonts w:cs="Times New Roman"/>
        </w:rPr>
      </w:pPr>
      <w:r w:rsidRPr="008B4057">
        <w:rPr>
          <w:rFonts w:cs="Times New Roman"/>
          <w:i/>
          <w:sz w:val="28"/>
        </w:rPr>
        <w:t>Đà Nẵng, tháng 02 năm 2023</w:t>
      </w:r>
    </w:p>
    <w:p w14:paraId="416E915B" w14:textId="77777777" w:rsidR="00041CEF" w:rsidRPr="008B4057" w:rsidRDefault="00041CEF" w:rsidP="00AE6227">
      <w:pPr>
        <w:spacing w:before="120" w:after="0" w:line="240" w:lineRule="auto"/>
        <w:jc w:val="both"/>
        <w:rPr>
          <w:rFonts w:cs="Times New Roman"/>
        </w:rPr>
      </w:pPr>
    </w:p>
    <w:p w14:paraId="53F8D840" w14:textId="77777777" w:rsidR="00D72CEE" w:rsidRPr="008B4057" w:rsidRDefault="00D72CEE" w:rsidP="00457CB3">
      <w:pPr>
        <w:jc w:val="center"/>
        <w:rPr>
          <w:rFonts w:cs="Times New Roman"/>
          <w:sz w:val="28"/>
          <w:szCs w:val="28"/>
        </w:rPr>
      </w:pPr>
    </w:p>
    <w:p w14:paraId="75207179" w14:textId="390A1C9F" w:rsidR="00824FF0" w:rsidRPr="008B4057" w:rsidRDefault="00824FF0" w:rsidP="00457CB3">
      <w:pPr>
        <w:jc w:val="center"/>
        <w:rPr>
          <w:rFonts w:cs="Times New Roman"/>
          <w:sz w:val="28"/>
          <w:szCs w:val="28"/>
        </w:rPr>
      </w:pPr>
      <w:r w:rsidRPr="008B4057">
        <w:rPr>
          <w:rFonts w:cs="Times New Roman"/>
          <w:sz w:val="28"/>
          <w:szCs w:val="28"/>
        </w:rPr>
        <w:t>ĐẠI HỌC ĐÀ NẴNG</w:t>
      </w:r>
    </w:p>
    <w:p w14:paraId="78AE1DC6" w14:textId="77777777" w:rsidR="00824FF0" w:rsidRPr="008B4057" w:rsidRDefault="00824FF0" w:rsidP="001C6836">
      <w:pPr>
        <w:spacing w:before="240"/>
        <w:jc w:val="center"/>
        <w:rPr>
          <w:rFonts w:cs="Times New Roman"/>
          <w:bCs/>
          <w:sz w:val="28"/>
          <w:szCs w:val="28"/>
        </w:rPr>
      </w:pPr>
      <w:r w:rsidRPr="008B4057">
        <w:rPr>
          <w:rFonts w:cs="Times New Roman"/>
          <w:bCs/>
          <w:sz w:val="28"/>
          <w:szCs w:val="28"/>
        </w:rPr>
        <w:t>TRƯỜNG ĐẠI HỌC CÔNG NGHỆ THÔNG TIN &amp;</w:t>
      </w:r>
    </w:p>
    <w:p w14:paraId="7CF1DAA7" w14:textId="2F837073" w:rsidR="00824FF0" w:rsidRPr="008B4057" w:rsidRDefault="00824FF0" w:rsidP="001C6836">
      <w:pPr>
        <w:keepNext/>
        <w:spacing w:before="120" w:line="360" w:lineRule="auto"/>
        <w:jc w:val="center"/>
        <w:rPr>
          <w:rFonts w:cs="Times New Roman"/>
          <w:bCs/>
          <w:sz w:val="28"/>
          <w:szCs w:val="28"/>
        </w:rPr>
      </w:pPr>
      <w:r w:rsidRPr="008B4057">
        <w:rPr>
          <w:rFonts w:cs="Times New Roman"/>
          <w:bCs/>
          <w:sz w:val="28"/>
          <w:szCs w:val="28"/>
        </w:rPr>
        <w:t xml:space="preserve">TRUYỀN THÔNG VIỆT </w:t>
      </w:r>
      <w:r w:rsidR="00E01CF8" w:rsidRPr="008B4057">
        <w:rPr>
          <w:rFonts w:cs="Times New Roman"/>
          <w:bCs/>
          <w:sz w:val="28"/>
          <w:szCs w:val="28"/>
        </w:rPr>
        <w:t xml:space="preserve">- </w:t>
      </w:r>
      <w:r w:rsidRPr="008B4057">
        <w:rPr>
          <w:rFonts w:cs="Times New Roman"/>
          <w:bCs/>
          <w:sz w:val="28"/>
          <w:szCs w:val="28"/>
        </w:rPr>
        <w:t>HÀN</w:t>
      </w:r>
    </w:p>
    <w:p w14:paraId="27858EE1" w14:textId="613EBFA1" w:rsidR="00434831" w:rsidRPr="008B4057" w:rsidRDefault="00434831" w:rsidP="001C6836">
      <w:pPr>
        <w:keepNext/>
        <w:spacing w:before="120" w:line="360" w:lineRule="auto"/>
        <w:jc w:val="center"/>
        <w:rPr>
          <w:rFonts w:cs="Times New Roman"/>
          <w:b/>
          <w:bCs/>
          <w:sz w:val="36"/>
          <w:szCs w:val="36"/>
        </w:rPr>
      </w:pPr>
      <w:r w:rsidRPr="008B4057">
        <w:rPr>
          <w:rFonts w:cs="Times New Roman"/>
          <w:b/>
          <w:bCs/>
          <w:sz w:val="36"/>
          <w:szCs w:val="36"/>
        </w:rPr>
        <w:t>KHOA KHOA HỌC MÁY TÍNH</w:t>
      </w:r>
    </w:p>
    <w:p w14:paraId="655E3F3D" w14:textId="77777777" w:rsidR="00824FF0" w:rsidRPr="008B4057" w:rsidRDefault="00824FF0" w:rsidP="00AE6227">
      <w:pPr>
        <w:ind w:firstLine="720"/>
        <w:jc w:val="both"/>
        <w:rPr>
          <w:rFonts w:cs="Times New Roman"/>
          <w:b/>
          <w:sz w:val="28"/>
          <w:szCs w:val="28"/>
        </w:rPr>
      </w:pPr>
    </w:p>
    <w:p w14:paraId="6BAD00C4" w14:textId="77777777" w:rsidR="00824FF0" w:rsidRPr="008B4057" w:rsidRDefault="00824FF0" w:rsidP="00AE6227">
      <w:pPr>
        <w:ind w:firstLine="720"/>
        <w:jc w:val="both"/>
        <w:rPr>
          <w:rFonts w:cs="Times New Roman"/>
          <w:b/>
          <w:sz w:val="28"/>
          <w:szCs w:val="28"/>
        </w:rPr>
      </w:pPr>
    </w:p>
    <w:p w14:paraId="670357D6" w14:textId="69D17D8F" w:rsidR="00824FF0" w:rsidRPr="008B4057" w:rsidRDefault="00824FF0" w:rsidP="001C6836">
      <w:pPr>
        <w:ind w:firstLine="360"/>
        <w:jc w:val="center"/>
        <w:rPr>
          <w:rFonts w:cs="Times New Roman"/>
          <w:b/>
          <w:sz w:val="28"/>
          <w:szCs w:val="28"/>
        </w:rPr>
      </w:pPr>
      <w:ins w:id="1" w:author="Dell" w:date="2021-05-22T19:58:00Z">
        <w:r w:rsidRPr="008B4057">
          <w:rPr>
            <w:rFonts w:cs="Times New Roman"/>
            <w:noProof/>
          </w:rPr>
          <w:drawing>
            <wp:inline distT="0" distB="0" distL="0" distR="0" wp14:anchorId="594F7839" wp14:editId="4695EA95">
              <wp:extent cx="1974288" cy="1295400"/>
              <wp:effectExtent l="0" t="0" r="6985" b="0"/>
              <wp:docPr id="19" name="Picture 19" descr="Description: Không có mô tả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Không có mô tả ảnh."/>
                      <pic:cNvPicPr>
                        <a:picLocks noChangeAspect="1" noChangeArrowheads="1"/>
                      </pic:cNvPicPr>
                    </pic:nvPicPr>
                    <pic:blipFill>
                      <a:blip r:embed="rId9" cstate="print">
                        <a:extLst>
                          <a:ext uri="{28A0092B-C50C-407E-A947-70E740481C1C}">
                            <a14:useLocalDpi xmlns:a14="http://schemas.microsoft.com/office/drawing/2010/main" val="0"/>
                          </a:ext>
                        </a:extLst>
                      </a:blip>
                      <a:srcRect l="7388" t="25645" r="4951" b="22232"/>
                      <a:stretch>
                        <a:fillRect/>
                      </a:stretch>
                    </pic:blipFill>
                    <pic:spPr bwMode="auto">
                      <a:xfrm>
                        <a:off x="0" y="0"/>
                        <a:ext cx="1981879" cy="1300381"/>
                      </a:xfrm>
                      <a:prstGeom prst="rect">
                        <a:avLst/>
                      </a:prstGeom>
                      <a:noFill/>
                      <a:ln>
                        <a:noFill/>
                      </a:ln>
                    </pic:spPr>
                  </pic:pic>
                </a:graphicData>
              </a:graphic>
            </wp:inline>
          </w:drawing>
        </w:r>
      </w:ins>
    </w:p>
    <w:p w14:paraId="064D97AB" w14:textId="77777777" w:rsidR="00824FF0" w:rsidRPr="008B4057" w:rsidRDefault="00824FF0" w:rsidP="00AE6227">
      <w:pPr>
        <w:ind w:firstLine="720"/>
        <w:jc w:val="both"/>
        <w:rPr>
          <w:rFonts w:cs="Times New Roman"/>
          <w:b/>
          <w:sz w:val="28"/>
          <w:szCs w:val="28"/>
        </w:rPr>
      </w:pPr>
    </w:p>
    <w:p w14:paraId="6B508F9D" w14:textId="77777777" w:rsidR="00824FF0" w:rsidRPr="008B4057" w:rsidRDefault="00824FF0" w:rsidP="00AE6227">
      <w:pPr>
        <w:jc w:val="both"/>
        <w:rPr>
          <w:rFonts w:cs="Times New Roman"/>
          <w:b/>
          <w:sz w:val="40"/>
          <w:szCs w:val="40"/>
        </w:rPr>
      </w:pPr>
    </w:p>
    <w:p w14:paraId="0CA2602A" w14:textId="7FCF994A" w:rsidR="00824FF0" w:rsidRPr="008B4057" w:rsidRDefault="00293115" w:rsidP="001C6836">
      <w:pPr>
        <w:jc w:val="center"/>
        <w:rPr>
          <w:rFonts w:cs="Times New Roman"/>
          <w:b/>
          <w:sz w:val="40"/>
          <w:szCs w:val="40"/>
        </w:rPr>
      </w:pPr>
      <w:r w:rsidRPr="008B4057">
        <w:rPr>
          <w:rFonts w:cs="Times New Roman"/>
          <w:b/>
          <w:sz w:val="40"/>
          <w:szCs w:val="40"/>
        </w:rPr>
        <w:t>BÁO CÁO</w:t>
      </w:r>
      <w:r w:rsidR="00E01CF8" w:rsidRPr="008B4057">
        <w:rPr>
          <w:rFonts w:cs="Times New Roman"/>
          <w:b/>
          <w:sz w:val="40"/>
          <w:szCs w:val="40"/>
        </w:rPr>
        <w:t xml:space="preserve"> NHẬP MÔN NGÀNH &amp;</w:t>
      </w:r>
      <w:r w:rsidRPr="008B4057">
        <w:rPr>
          <w:rFonts w:cs="Times New Roman"/>
          <w:b/>
          <w:sz w:val="40"/>
          <w:szCs w:val="40"/>
        </w:rPr>
        <w:t xml:space="preserve"> </w:t>
      </w:r>
      <w:r w:rsidR="00F35A64" w:rsidRPr="008B4057">
        <w:rPr>
          <w:b/>
          <w:bCs/>
          <w:sz w:val="40"/>
          <w:szCs w:val="40"/>
        </w:rPr>
        <w:t>KĨ NĂNG MỀM</w:t>
      </w:r>
    </w:p>
    <w:p w14:paraId="4C4FF4E9" w14:textId="77777777" w:rsidR="00824FF0" w:rsidRPr="008B4057" w:rsidRDefault="00824FF0" w:rsidP="001C6836">
      <w:pPr>
        <w:jc w:val="center"/>
        <w:rPr>
          <w:rFonts w:cs="Times New Roman"/>
          <w:b/>
          <w:sz w:val="40"/>
          <w:szCs w:val="40"/>
        </w:rPr>
      </w:pPr>
    </w:p>
    <w:p w14:paraId="6EF0314A" w14:textId="249FB962" w:rsidR="00824FF0" w:rsidRPr="008B4057" w:rsidRDefault="00824FF0" w:rsidP="00F35A64">
      <w:pPr>
        <w:jc w:val="center"/>
        <w:rPr>
          <w:rFonts w:cs="Times New Roman"/>
          <w:b/>
          <w:sz w:val="44"/>
          <w:szCs w:val="44"/>
        </w:rPr>
      </w:pPr>
      <w:r w:rsidRPr="008B4057">
        <w:rPr>
          <w:rFonts w:cs="Times New Roman"/>
          <w:b/>
          <w:sz w:val="44"/>
          <w:szCs w:val="44"/>
        </w:rPr>
        <w:t xml:space="preserve">ĐỀ TÀI: </w:t>
      </w:r>
      <w:r w:rsidR="00D72CEE" w:rsidRPr="008B4057">
        <w:rPr>
          <w:rFonts w:cs="Times New Roman"/>
          <w:b/>
          <w:sz w:val="44"/>
          <w:szCs w:val="44"/>
        </w:rPr>
        <w:t xml:space="preserve">XÂY DỰNG WEB </w:t>
      </w:r>
      <w:r w:rsidR="00F35A64" w:rsidRPr="008B4057">
        <w:rPr>
          <w:rFonts w:cs="Times New Roman"/>
          <w:b/>
          <w:sz w:val="44"/>
          <w:szCs w:val="44"/>
        </w:rPr>
        <w:t>CHIA SẺ CÔNG THỨC NẤU ĂN</w:t>
      </w:r>
    </w:p>
    <w:p w14:paraId="0F9FCF68" w14:textId="77777777" w:rsidR="00824FF0" w:rsidRPr="008B4057" w:rsidRDefault="00824FF0" w:rsidP="00AE6227">
      <w:pPr>
        <w:ind w:firstLine="720"/>
        <w:jc w:val="both"/>
        <w:rPr>
          <w:rFonts w:cs="Times New Roman"/>
          <w:b/>
          <w:sz w:val="40"/>
          <w:szCs w:val="40"/>
        </w:rPr>
      </w:pPr>
    </w:p>
    <w:p w14:paraId="00E49570" w14:textId="77777777" w:rsidR="00824FF0" w:rsidRPr="008B4057" w:rsidRDefault="00824FF0" w:rsidP="00AE6227">
      <w:pPr>
        <w:ind w:firstLine="720"/>
        <w:jc w:val="both"/>
        <w:rPr>
          <w:rFonts w:cs="Times New Roman"/>
          <w:b/>
          <w:sz w:val="40"/>
          <w:szCs w:val="40"/>
        </w:rPr>
      </w:pPr>
      <w:r w:rsidRPr="008B4057">
        <w:rPr>
          <w:rFonts w:cs="Times New Roman"/>
          <w:b/>
          <w:sz w:val="40"/>
          <w:szCs w:val="40"/>
        </w:rPr>
        <w:t xml:space="preserve"> </w:t>
      </w:r>
    </w:p>
    <w:p w14:paraId="5C459632" w14:textId="77777777" w:rsidR="00824FF0" w:rsidRPr="008B4057" w:rsidRDefault="00824FF0" w:rsidP="00AE6227">
      <w:pPr>
        <w:jc w:val="both"/>
        <w:rPr>
          <w:rFonts w:cs="Times New Roman"/>
          <w:b/>
          <w:szCs w:val="26"/>
        </w:rPr>
      </w:pPr>
    </w:p>
    <w:p w14:paraId="749FD1F5" w14:textId="77777777" w:rsidR="00824FF0" w:rsidRPr="008B4057" w:rsidRDefault="00824FF0" w:rsidP="00AE6227">
      <w:pPr>
        <w:jc w:val="both"/>
        <w:rPr>
          <w:rFonts w:cs="Times New Roman"/>
          <w:b/>
        </w:rPr>
      </w:pPr>
      <w:r w:rsidRPr="008B4057">
        <w:rPr>
          <w:rFonts w:cs="Times New Roman"/>
          <w:b/>
        </w:rPr>
        <w:tab/>
      </w:r>
    </w:p>
    <w:p w14:paraId="38E1A724" w14:textId="77777777" w:rsidR="00824FF0" w:rsidRPr="008B4057" w:rsidRDefault="00824FF0" w:rsidP="00AE6227">
      <w:pPr>
        <w:jc w:val="both"/>
        <w:rPr>
          <w:rFonts w:cs="Times New Roman"/>
          <w:b/>
        </w:rPr>
      </w:pPr>
    </w:p>
    <w:p w14:paraId="7C079E58" w14:textId="77777777" w:rsidR="00880F97" w:rsidRPr="008B4057" w:rsidRDefault="00880F97" w:rsidP="00421479">
      <w:pPr>
        <w:rPr>
          <w:rFonts w:cs="Times New Roman"/>
          <w:b/>
        </w:rPr>
      </w:pPr>
    </w:p>
    <w:p w14:paraId="00F84237" w14:textId="77777777" w:rsidR="000E7D26" w:rsidRPr="008B4057" w:rsidRDefault="000E7D26" w:rsidP="00421479">
      <w:pPr>
        <w:rPr>
          <w:rFonts w:cs="Times New Roman"/>
          <w:b/>
        </w:rPr>
      </w:pPr>
    </w:p>
    <w:p w14:paraId="4F10E0AA" w14:textId="77777777" w:rsidR="000E7D26" w:rsidRPr="008B4057" w:rsidRDefault="000E7D26" w:rsidP="00421479">
      <w:pPr>
        <w:rPr>
          <w:rFonts w:cs="Times New Roman"/>
          <w:b/>
        </w:rPr>
      </w:pPr>
    </w:p>
    <w:p w14:paraId="782B4C08" w14:textId="57563B81" w:rsidR="00D01CB3" w:rsidRPr="008B4057" w:rsidRDefault="00824FF0" w:rsidP="001C6836">
      <w:pPr>
        <w:jc w:val="center"/>
        <w:rPr>
          <w:rFonts w:cs="Times New Roman"/>
          <w:i/>
        </w:rPr>
        <w:sectPr w:rsidR="00D01CB3" w:rsidRPr="008B4057" w:rsidSect="003D3916">
          <w:headerReference w:type="default" r:id="rId10"/>
          <w:footerReference w:type="default" r:id="rId11"/>
          <w:footerReference w:type="first" r:id="rId12"/>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titlePg/>
          <w:docGrid w:linePitch="360"/>
        </w:sectPr>
      </w:pPr>
      <w:r w:rsidRPr="008B4057">
        <w:rPr>
          <w:rFonts w:cs="Times New Roman"/>
          <w:i/>
        </w:rPr>
        <w:t>Đà Nẵ</w:t>
      </w:r>
      <w:r w:rsidR="00421479" w:rsidRPr="008B4057">
        <w:rPr>
          <w:rFonts w:cs="Times New Roman"/>
          <w:i/>
        </w:rPr>
        <w:t>ng, tháng 0</w:t>
      </w:r>
      <w:r w:rsidR="005F3B3F" w:rsidRPr="008B4057">
        <w:rPr>
          <w:rFonts w:cs="Times New Roman"/>
          <w:i/>
        </w:rPr>
        <w:t>2</w:t>
      </w:r>
      <w:r w:rsidR="00421479" w:rsidRPr="008B4057">
        <w:rPr>
          <w:rFonts w:cs="Times New Roman"/>
          <w:i/>
        </w:rPr>
        <w:t xml:space="preserve"> năm 2023</w:t>
      </w:r>
    </w:p>
    <w:p w14:paraId="661ED162" w14:textId="77777777" w:rsidR="004E0FB1" w:rsidRPr="008B4057" w:rsidRDefault="004E0FB1" w:rsidP="00421479">
      <w:pPr>
        <w:pStyle w:val="u1"/>
        <w:numPr>
          <w:ilvl w:val="0"/>
          <w:numId w:val="0"/>
        </w:numPr>
        <w:rPr>
          <w:rFonts w:cs="Times New Roman"/>
        </w:rPr>
      </w:pPr>
      <w:bookmarkStart w:id="2" w:name="_Toc128277733"/>
      <w:bookmarkStart w:id="3" w:name="_Toc128301820"/>
      <w:r w:rsidRPr="008B4057">
        <w:rPr>
          <w:rFonts w:cs="Times New Roman"/>
        </w:rPr>
        <w:lastRenderedPageBreak/>
        <w:t>LỜI CẢM ƠN</w:t>
      </w:r>
      <w:bookmarkEnd w:id="2"/>
      <w:bookmarkEnd w:id="3"/>
    </w:p>
    <w:p w14:paraId="47539828" w14:textId="77777777" w:rsidR="004E0FB1" w:rsidRPr="008B4057" w:rsidRDefault="004E0FB1" w:rsidP="00AE6227">
      <w:pPr>
        <w:jc w:val="both"/>
        <w:rPr>
          <w:rFonts w:cs="Times New Roman"/>
          <w:b/>
        </w:rPr>
      </w:pPr>
    </w:p>
    <w:p w14:paraId="269ECF21" w14:textId="7BB69E7D" w:rsidR="004E0FB1" w:rsidRPr="008B4057" w:rsidRDefault="00B368B3" w:rsidP="00AE6227">
      <w:pPr>
        <w:tabs>
          <w:tab w:val="center" w:pos="6804"/>
        </w:tabs>
        <w:spacing w:line="360" w:lineRule="auto"/>
        <w:jc w:val="both"/>
        <w:rPr>
          <w:rFonts w:cs="Times New Roman"/>
        </w:rPr>
      </w:pPr>
      <w:r w:rsidRPr="008B4057">
        <w:rPr>
          <w:rFonts w:cs="Times New Roman"/>
        </w:rPr>
        <w:t>Trên thực tế,</w:t>
      </w:r>
      <w:r w:rsidR="005F3B3F" w:rsidRPr="008B4057">
        <w:rPr>
          <w:rFonts w:cs="Times New Roman"/>
        </w:rPr>
        <w:t xml:space="preserve"> </w:t>
      </w:r>
      <w:r w:rsidR="00E01CF8" w:rsidRPr="008B4057">
        <w:rPr>
          <w:rFonts w:cs="Times New Roman"/>
        </w:rPr>
        <w:t>chúng em</w:t>
      </w:r>
      <w:r w:rsidRPr="008B4057">
        <w:rPr>
          <w:rFonts w:cs="Times New Roman"/>
        </w:rPr>
        <w:t xml:space="preserve"> hiểu r</w:t>
      </w:r>
      <w:r w:rsidR="005F3B3F" w:rsidRPr="008B4057">
        <w:rPr>
          <w:rFonts w:cs="Times New Roman"/>
        </w:rPr>
        <w:t>ằng</w:t>
      </w:r>
      <w:r w:rsidRPr="008B4057">
        <w:rPr>
          <w:rFonts w:cs="Times New Roman"/>
        </w:rPr>
        <w:t xml:space="preserve"> không có thành công nào của </w:t>
      </w:r>
      <w:r w:rsidR="00E01CF8" w:rsidRPr="008B4057">
        <w:rPr>
          <w:rFonts w:cs="Times New Roman"/>
        </w:rPr>
        <w:t>chúng em</w:t>
      </w:r>
      <w:r w:rsidR="005F3B3F" w:rsidRPr="008B4057">
        <w:rPr>
          <w:rFonts w:cs="Times New Roman"/>
        </w:rPr>
        <w:t xml:space="preserve"> mà</w:t>
      </w:r>
      <w:r w:rsidRPr="008B4057">
        <w:rPr>
          <w:rFonts w:cs="Times New Roman"/>
        </w:rPr>
        <w:t xml:space="preserve"> không có sự giúp </w:t>
      </w:r>
      <w:r w:rsidR="005F3B3F" w:rsidRPr="008B4057">
        <w:rPr>
          <w:rFonts w:cs="Times New Roman"/>
        </w:rPr>
        <w:t>đỡ</w:t>
      </w:r>
      <w:r w:rsidRPr="008B4057">
        <w:rPr>
          <w:rFonts w:cs="Times New Roman"/>
        </w:rPr>
        <w:t>, hỗ tr</w:t>
      </w:r>
      <w:r w:rsidR="005F3B3F" w:rsidRPr="008B4057">
        <w:rPr>
          <w:rFonts w:cs="Times New Roman"/>
        </w:rPr>
        <w:t>ợ</w:t>
      </w:r>
      <w:r w:rsidRPr="008B4057">
        <w:rPr>
          <w:rFonts w:cs="Times New Roman"/>
        </w:rPr>
        <w:t xml:space="preserve"> của người khác. Vì vậy,</w:t>
      </w:r>
      <w:r w:rsidR="005F3B3F" w:rsidRPr="008B4057">
        <w:rPr>
          <w:rFonts w:cs="Times New Roman"/>
        </w:rPr>
        <w:t xml:space="preserve"> </w:t>
      </w:r>
      <w:r w:rsidR="00E01CF8" w:rsidRPr="008B4057">
        <w:rPr>
          <w:rFonts w:cs="Times New Roman"/>
        </w:rPr>
        <w:t>chúng em</w:t>
      </w:r>
      <w:r w:rsidRPr="008B4057">
        <w:rPr>
          <w:rFonts w:cs="Times New Roman"/>
        </w:rPr>
        <w:t xml:space="preserve"> muốn bày tỏ lòng biết ơn chân thành đến toàn bộ giảng viên và bạn bè tại trường Đại học Công nghệ</w:t>
      </w:r>
      <w:r w:rsidR="00E01CF8" w:rsidRPr="008B4057">
        <w:rPr>
          <w:rFonts w:cs="Times New Roman"/>
        </w:rPr>
        <w:t xml:space="preserve"> thông tin và</w:t>
      </w:r>
      <w:r w:rsidRPr="008B4057">
        <w:rPr>
          <w:rFonts w:cs="Times New Roman"/>
        </w:rPr>
        <w:t xml:space="preserve"> </w:t>
      </w:r>
      <w:r w:rsidR="00E01CF8" w:rsidRPr="008B4057">
        <w:rPr>
          <w:rFonts w:cs="Times New Roman"/>
        </w:rPr>
        <w:t>T</w:t>
      </w:r>
      <w:r w:rsidRPr="008B4057">
        <w:rPr>
          <w:rFonts w:cs="Times New Roman"/>
        </w:rPr>
        <w:t>ruyền thông Việt Hàn</w:t>
      </w:r>
      <w:r w:rsidR="005F3B3F" w:rsidRPr="008B4057">
        <w:rPr>
          <w:rFonts w:cs="Times New Roman"/>
        </w:rPr>
        <w:t xml:space="preserve"> - Đại</w:t>
      </w:r>
      <w:r w:rsidRPr="008B4057">
        <w:rPr>
          <w:rFonts w:cs="Times New Roman"/>
        </w:rPr>
        <w:t xml:space="preserve"> học Đà Nẵng đồng hành và hỗ trợ</w:t>
      </w:r>
      <w:r w:rsidR="00E01CF8" w:rsidRPr="008B4057">
        <w:rPr>
          <w:rFonts w:cs="Times New Roman"/>
        </w:rPr>
        <w:t xml:space="preserve"> chúng em</w:t>
      </w:r>
      <w:r w:rsidRPr="008B4057">
        <w:rPr>
          <w:rFonts w:cs="Times New Roman"/>
        </w:rPr>
        <w:t xml:space="preserve"> trong </w:t>
      </w:r>
      <w:r w:rsidR="00E01CF8" w:rsidRPr="008B4057">
        <w:rPr>
          <w:rFonts w:cs="Times New Roman"/>
        </w:rPr>
        <w:t>quãng thời</w:t>
      </w:r>
      <w:r w:rsidRPr="008B4057">
        <w:rPr>
          <w:rFonts w:cs="Times New Roman"/>
        </w:rPr>
        <w:t xml:space="preserve"> gian học tập tại đây.</w:t>
      </w:r>
    </w:p>
    <w:p w14:paraId="357CEBDF" w14:textId="52B36A35" w:rsidR="004E0FB1" w:rsidRPr="008B4057" w:rsidRDefault="00BD45FD" w:rsidP="00AE6227">
      <w:pPr>
        <w:tabs>
          <w:tab w:val="center" w:pos="6804"/>
        </w:tabs>
        <w:spacing w:line="360" w:lineRule="auto"/>
        <w:jc w:val="both"/>
        <w:rPr>
          <w:rFonts w:cs="Times New Roman"/>
        </w:rPr>
      </w:pPr>
      <w:r w:rsidRPr="008B4057">
        <w:rPr>
          <w:rFonts w:cs="Times New Roman"/>
        </w:rPr>
        <w:t>Nhóm của chúng em</w:t>
      </w:r>
      <w:r w:rsidR="00B368B3" w:rsidRPr="008B4057">
        <w:rPr>
          <w:rFonts w:cs="Times New Roman"/>
        </w:rPr>
        <w:t xml:space="preserve"> muốn </w:t>
      </w:r>
      <w:r w:rsidRPr="008B4057">
        <w:rPr>
          <w:rFonts w:cs="Times New Roman"/>
        </w:rPr>
        <w:t xml:space="preserve">gửi lời cảm ơn đến </w:t>
      </w:r>
      <w:r w:rsidR="00B368B3" w:rsidRPr="008B4057">
        <w:rPr>
          <w:rFonts w:cs="Times New Roman"/>
        </w:rPr>
        <w:t xml:space="preserve">thầy giáo – Thạc sĩ Nguyễn Thanh </w:t>
      </w:r>
      <w:r w:rsidR="005F3B3F" w:rsidRPr="008B4057">
        <w:rPr>
          <w:rFonts w:cs="Times New Roman"/>
        </w:rPr>
        <w:t>Cẩm,</w:t>
      </w:r>
      <w:r w:rsidR="00B368B3" w:rsidRPr="008B4057">
        <w:rPr>
          <w:rFonts w:cs="Times New Roman"/>
        </w:rPr>
        <w:t xml:space="preserve"> ngườ</w:t>
      </w:r>
      <w:r w:rsidRPr="008B4057">
        <w:rPr>
          <w:rFonts w:cs="Times New Roman"/>
        </w:rPr>
        <w:t>i đã dành</w:t>
      </w:r>
      <w:r w:rsidR="00B368B3" w:rsidRPr="008B4057">
        <w:rPr>
          <w:rFonts w:cs="Times New Roman"/>
        </w:rPr>
        <w:t xml:space="preserve"> thời gian và </w:t>
      </w:r>
      <w:r w:rsidR="005F3B3F" w:rsidRPr="008B4057">
        <w:rPr>
          <w:rFonts w:cs="Times New Roman"/>
        </w:rPr>
        <w:t>tận tình</w:t>
      </w:r>
      <w:r w:rsidR="00B368B3" w:rsidRPr="008B4057">
        <w:rPr>
          <w:rFonts w:cs="Times New Roman"/>
        </w:rPr>
        <w:t xml:space="preserve"> hướng dẫ</w:t>
      </w:r>
      <w:r w:rsidRPr="008B4057">
        <w:rPr>
          <w:rFonts w:cs="Times New Roman"/>
        </w:rPr>
        <w:t>n chúng em</w:t>
      </w:r>
      <w:r w:rsidR="00B368B3" w:rsidRPr="008B4057">
        <w:rPr>
          <w:rFonts w:cs="Times New Roman"/>
        </w:rPr>
        <w:t xml:space="preserve"> trong </w:t>
      </w:r>
      <w:r w:rsidRPr="008B4057">
        <w:rPr>
          <w:rFonts w:cs="Times New Roman"/>
        </w:rPr>
        <w:t>quá</w:t>
      </w:r>
      <w:r w:rsidR="00B368B3" w:rsidRPr="008B4057">
        <w:rPr>
          <w:rFonts w:cs="Times New Roman"/>
        </w:rPr>
        <w:t xml:space="preserve"> trình thực hiệ</w:t>
      </w:r>
      <w:r w:rsidRPr="008B4057">
        <w:rPr>
          <w:rFonts w:cs="Times New Roman"/>
        </w:rPr>
        <w:t>n bài tập lớn</w:t>
      </w:r>
      <w:r w:rsidR="00B368B3" w:rsidRPr="008B4057">
        <w:rPr>
          <w:rFonts w:cs="Times New Roman"/>
        </w:rPr>
        <w:t xml:space="preserve"> của mình. Những lời </w:t>
      </w:r>
      <w:r w:rsidR="005F3B3F" w:rsidRPr="008B4057">
        <w:rPr>
          <w:rFonts w:cs="Times New Roman"/>
        </w:rPr>
        <w:t>khuyên,</w:t>
      </w:r>
      <w:r w:rsidR="00B368B3" w:rsidRPr="008B4057">
        <w:rPr>
          <w:rFonts w:cs="Times New Roman"/>
        </w:rPr>
        <w:t xml:space="preserve"> sự hỗ tr</w:t>
      </w:r>
      <w:r w:rsidR="005F3B3F" w:rsidRPr="008B4057">
        <w:rPr>
          <w:rFonts w:cs="Times New Roman"/>
        </w:rPr>
        <w:t>ợ</w:t>
      </w:r>
      <w:r w:rsidR="00B368B3" w:rsidRPr="008B4057">
        <w:rPr>
          <w:rFonts w:cs="Times New Roman"/>
        </w:rPr>
        <w:t xml:space="preserve"> và những bài học mà thầy đã truy</w:t>
      </w:r>
      <w:r w:rsidR="005F3B3F" w:rsidRPr="008B4057">
        <w:rPr>
          <w:rFonts w:cs="Times New Roman"/>
        </w:rPr>
        <w:t>ền</w:t>
      </w:r>
      <w:r w:rsidR="00B368B3" w:rsidRPr="008B4057">
        <w:rPr>
          <w:rFonts w:cs="Times New Roman"/>
        </w:rPr>
        <w:t xml:space="preserve"> đạ</w:t>
      </w:r>
      <w:r w:rsidRPr="008B4057">
        <w:rPr>
          <w:rFonts w:cs="Times New Roman"/>
        </w:rPr>
        <w:t>t cho chúng em</w:t>
      </w:r>
      <w:r w:rsidR="00B368B3" w:rsidRPr="008B4057">
        <w:rPr>
          <w:rFonts w:cs="Times New Roman"/>
        </w:rPr>
        <w:t xml:space="preserve"> sẽ mãi là những kinh nghiệm </w:t>
      </w:r>
      <w:r w:rsidR="005F3B3F" w:rsidRPr="008B4057">
        <w:rPr>
          <w:rFonts w:cs="Times New Roman"/>
        </w:rPr>
        <w:t>v</w:t>
      </w:r>
      <w:r w:rsidR="00B368B3" w:rsidRPr="008B4057">
        <w:rPr>
          <w:rFonts w:cs="Times New Roman"/>
        </w:rPr>
        <w:t>ô gi</w:t>
      </w:r>
      <w:r w:rsidR="005F3B3F" w:rsidRPr="008B4057">
        <w:rPr>
          <w:rFonts w:cs="Times New Roman"/>
        </w:rPr>
        <w:t>á</w:t>
      </w:r>
      <w:r w:rsidR="00B368B3" w:rsidRPr="008B4057">
        <w:rPr>
          <w:rFonts w:cs="Times New Roman"/>
        </w:rPr>
        <w:t xml:space="preserve"> trong cuộc đời củ</w:t>
      </w:r>
      <w:r w:rsidRPr="008B4057">
        <w:rPr>
          <w:rFonts w:cs="Times New Roman"/>
        </w:rPr>
        <w:t>a chúng em</w:t>
      </w:r>
      <w:r w:rsidR="00B368B3" w:rsidRPr="008B4057">
        <w:rPr>
          <w:rFonts w:cs="Times New Roman"/>
        </w:rPr>
        <w:t>.</w:t>
      </w:r>
    </w:p>
    <w:p w14:paraId="78B02B83" w14:textId="072A2AB8" w:rsidR="00B368B3" w:rsidRPr="008B4057" w:rsidRDefault="00B368B3" w:rsidP="00AE6227">
      <w:pPr>
        <w:tabs>
          <w:tab w:val="center" w:pos="6804"/>
        </w:tabs>
        <w:spacing w:line="360" w:lineRule="auto"/>
        <w:jc w:val="both"/>
        <w:rPr>
          <w:rFonts w:cs="Times New Roman"/>
          <w:sz w:val="28"/>
          <w:szCs w:val="28"/>
        </w:rPr>
      </w:pPr>
      <w:r w:rsidRPr="008B4057">
        <w:rPr>
          <w:rFonts w:cs="Times New Roman"/>
        </w:rPr>
        <w:t>Một lần nữ</w:t>
      </w:r>
      <w:r w:rsidR="00BD45FD" w:rsidRPr="008B4057">
        <w:rPr>
          <w:rFonts w:cs="Times New Roman"/>
        </w:rPr>
        <w:t>a, chúng em</w:t>
      </w:r>
      <w:r w:rsidRPr="008B4057">
        <w:rPr>
          <w:rFonts w:cs="Times New Roman"/>
        </w:rPr>
        <w:t xml:space="preserve"> xin </w:t>
      </w:r>
      <w:r w:rsidR="005F0A9D" w:rsidRPr="008B4057">
        <w:rPr>
          <w:rFonts w:cs="Times New Roman"/>
        </w:rPr>
        <w:t xml:space="preserve">gửi lời cảm ơn chân thành và trân trọng nhất </w:t>
      </w:r>
      <w:r w:rsidRPr="008B4057">
        <w:rPr>
          <w:rFonts w:cs="Times New Roman"/>
        </w:rPr>
        <w:t>đến toàn thể các thầy cô giáo và bạ</w:t>
      </w:r>
      <w:r w:rsidR="00D72CEE" w:rsidRPr="008B4057">
        <w:rPr>
          <w:rFonts w:cs="Times New Roman"/>
        </w:rPr>
        <w:t>n bè</w:t>
      </w:r>
      <w:r w:rsidRPr="008B4057">
        <w:rPr>
          <w:rFonts w:cs="Times New Roman"/>
        </w:rPr>
        <w:t xml:space="preserve"> tạ</w:t>
      </w:r>
      <w:r w:rsidR="00D72CEE" w:rsidRPr="008B4057">
        <w:rPr>
          <w:rFonts w:cs="Times New Roman"/>
        </w:rPr>
        <w:t xml:space="preserve">i </w:t>
      </w:r>
      <w:r w:rsidRPr="008B4057">
        <w:rPr>
          <w:rFonts w:cs="Times New Roman"/>
        </w:rPr>
        <w:t>trường Đại học Công nghệ</w:t>
      </w:r>
      <w:r w:rsidR="00BD45FD" w:rsidRPr="008B4057">
        <w:rPr>
          <w:rFonts w:cs="Times New Roman"/>
        </w:rPr>
        <w:t xml:space="preserve"> thông tin và T</w:t>
      </w:r>
      <w:r w:rsidRPr="008B4057">
        <w:rPr>
          <w:rFonts w:cs="Times New Roman"/>
        </w:rPr>
        <w:t xml:space="preserve">ruyền thông Việt Hàn – Đại học Đà Nẵng, những người giúp </w:t>
      </w:r>
      <w:r w:rsidR="005F3B3F" w:rsidRPr="008B4057">
        <w:rPr>
          <w:rFonts w:cs="Times New Roman"/>
        </w:rPr>
        <w:t>đỡ</w:t>
      </w:r>
      <w:r w:rsidRPr="008B4057">
        <w:rPr>
          <w:rFonts w:cs="Times New Roman"/>
        </w:rPr>
        <w:t xml:space="preserve"> và truyền cảm hứng để</w:t>
      </w:r>
      <w:r w:rsidR="00BD45FD" w:rsidRPr="008B4057">
        <w:rPr>
          <w:rFonts w:cs="Times New Roman"/>
        </w:rPr>
        <w:t xml:space="preserve"> chúng em</w:t>
      </w:r>
      <w:r w:rsidRPr="008B4057">
        <w:rPr>
          <w:rFonts w:cs="Times New Roman"/>
        </w:rPr>
        <w:t xml:space="preserve"> </w:t>
      </w:r>
      <w:r w:rsidR="005F3B3F" w:rsidRPr="008B4057">
        <w:rPr>
          <w:rFonts w:cs="Times New Roman"/>
        </w:rPr>
        <w:t>vượt</w:t>
      </w:r>
      <w:r w:rsidRPr="008B4057">
        <w:rPr>
          <w:rFonts w:cs="Times New Roman"/>
        </w:rPr>
        <w:t xml:space="preserve"> qua mọi khó </w:t>
      </w:r>
      <w:r w:rsidR="005F3B3F" w:rsidRPr="008B4057">
        <w:rPr>
          <w:rFonts w:cs="Times New Roman"/>
        </w:rPr>
        <w:t>khăn</w:t>
      </w:r>
      <w:r w:rsidRPr="008B4057">
        <w:rPr>
          <w:rFonts w:cs="Times New Roman"/>
        </w:rPr>
        <w:t xml:space="preserve"> và </w:t>
      </w:r>
      <w:r w:rsidR="005F3B3F" w:rsidRPr="008B4057">
        <w:rPr>
          <w:rFonts w:cs="Times New Roman"/>
        </w:rPr>
        <w:t>hoàn</w:t>
      </w:r>
      <w:r w:rsidRPr="008B4057">
        <w:rPr>
          <w:rFonts w:cs="Times New Roman"/>
        </w:rPr>
        <w:t xml:space="preserve"> thành </w:t>
      </w:r>
      <w:r w:rsidR="00BD45FD" w:rsidRPr="008B4057">
        <w:rPr>
          <w:rFonts w:cs="Times New Roman"/>
        </w:rPr>
        <w:t xml:space="preserve">bài tập lớn </w:t>
      </w:r>
      <w:r w:rsidRPr="008B4057">
        <w:rPr>
          <w:rFonts w:cs="Times New Roman"/>
        </w:rPr>
        <w:t>củ</w:t>
      </w:r>
      <w:r w:rsidR="00BD45FD" w:rsidRPr="008B4057">
        <w:rPr>
          <w:rFonts w:cs="Times New Roman"/>
        </w:rPr>
        <w:t>a m</w:t>
      </w:r>
      <w:r w:rsidRPr="008B4057">
        <w:rPr>
          <w:rFonts w:cs="Times New Roman"/>
        </w:rPr>
        <w:t xml:space="preserve">ình một cách tốt nhất. </w:t>
      </w:r>
    </w:p>
    <w:p w14:paraId="14719D69" w14:textId="77777777" w:rsidR="004E0FB1" w:rsidRPr="008B4057" w:rsidRDefault="004E0FB1" w:rsidP="00AE6227">
      <w:pPr>
        <w:tabs>
          <w:tab w:val="center" w:pos="6804"/>
        </w:tabs>
        <w:spacing w:line="360" w:lineRule="auto"/>
        <w:jc w:val="both"/>
        <w:rPr>
          <w:rFonts w:cs="Times New Roman"/>
          <w:sz w:val="28"/>
          <w:szCs w:val="28"/>
        </w:rPr>
      </w:pPr>
    </w:p>
    <w:p w14:paraId="65B07EFD" w14:textId="77777777" w:rsidR="004E0FB1" w:rsidRPr="008B4057" w:rsidRDefault="004E0FB1" w:rsidP="00AE6227">
      <w:pPr>
        <w:tabs>
          <w:tab w:val="center" w:pos="6804"/>
        </w:tabs>
        <w:spacing w:line="360" w:lineRule="auto"/>
        <w:ind w:firstLine="5670"/>
        <w:jc w:val="both"/>
        <w:rPr>
          <w:rFonts w:cs="Times New Roman"/>
          <w:b/>
          <w:bCs/>
          <w:i/>
          <w:sz w:val="28"/>
          <w:szCs w:val="28"/>
        </w:rPr>
      </w:pPr>
      <w:r w:rsidRPr="008B4057">
        <w:rPr>
          <w:rFonts w:cs="Times New Roman"/>
          <w:b/>
          <w:bCs/>
          <w:i/>
          <w:sz w:val="28"/>
          <w:szCs w:val="28"/>
        </w:rPr>
        <w:t xml:space="preserve">     Sinh viên</w:t>
      </w:r>
    </w:p>
    <w:p w14:paraId="3F049271" w14:textId="13519C4F" w:rsidR="004E0FB1" w:rsidRPr="008B4057" w:rsidRDefault="004E0FB1" w:rsidP="00E01CF8">
      <w:pPr>
        <w:tabs>
          <w:tab w:val="left" w:pos="4536"/>
        </w:tabs>
        <w:spacing w:line="360" w:lineRule="auto"/>
        <w:ind w:firstLine="3969"/>
        <w:jc w:val="center"/>
        <w:rPr>
          <w:rFonts w:cs="Times New Roman"/>
          <w:bCs/>
          <w:iCs/>
          <w:sz w:val="28"/>
          <w:szCs w:val="28"/>
        </w:rPr>
      </w:pPr>
      <w:r w:rsidRPr="008B4057">
        <w:rPr>
          <w:rFonts w:cs="Times New Roman"/>
          <w:bCs/>
          <w:iCs/>
          <w:sz w:val="28"/>
          <w:szCs w:val="28"/>
        </w:rPr>
        <w:t xml:space="preserve">Nguyễn </w:t>
      </w:r>
      <w:r w:rsidR="005F3B3F" w:rsidRPr="008B4057">
        <w:rPr>
          <w:rFonts w:cs="Times New Roman"/>
          <w:bCs/>
          <w:iCs/>
          <w:sz w:val="28"/>
          <w:szCs w:val="28"/>
        </w:rPr>
        <w:t>Vĩnh Khang</w:t>
      </w:r>
      <w:r w:rsidR="00E01CF8" w:rsidRPr="008B4057">
        <w:rPr>
          <w:rFonts w:cs="Times New Roman"/>
          <w:bCs/>
          <w:iCs/>
          <w:sz w:val="28"/>
          <w:szCs w:val="28"/>
        </w:rPr>
        <w:t xml:space="preserve"> </w:t>
      </w:r>
      <w:r w:rsidRPr="008B4057">
        <w:rPr>
          <w:rFonts w:cs="Times New Roman"/>
          <w:bCs/>
          <w:iCs/>
          <w:sz w:val="28"/>
          <w:szCs w:val="28"/>
        </w:rPr>
        <w:t>-</w:t>
      </w:r>
      <w:r w:rsidR="00E01CF8" w:rsidRPr="008B4057">
        <w:rPr>
          <w:rFonts w:cs="Times New Roman"/>
          <w:bCs/>
          <w:iCs/>
          <w:sz w:val="28"/>
          <w:szCs w:val="28"/>
        </w:rPr>
        <w:t xml:space="preserve"> </w:t>
      </w:r>
      <w:r w:rsidRPr="008B4057">
        <w:rPr>
          <w:rFonts w:cs="Times New Roman"/>
          <w:bCs/>
          <w:iCs/>
          <w:sz w:val="28"/>
          <w:szCs w:val="28"/>
        </w:rPr>
        <w:t>2</w:t>
      </w:r>
      <w:r w:rsidR="005F3B3F" w:rsidRPr="008B4057">
        <w:rPr>
          <w:rFonts w:cs="Times New Roman"/>
          <w:bCs/>
          <w:iCs/>
          <w:sz w:val="28"/>
          <w:szCs w:val="28"/>
        </w:rPr>
        <w:t>2IT4</w:t>
      </w:r>
    </w:p>
    <w:p w14:paraId="2D72CD6C" w14:textId="485A7D78" w:rsidR="004E0FB1" w:rsidRPr="008B4057" w:rsidRDefault="005F3B3F" w:rsidP="00E01CF8">
      <w:pPr>
        <w:tabs>
          <w:tab w:val="left" w:pos="4536"/>
        </w:tabs>
        <w:spacing w:line="360" w:lineRule="auto"/>
        <w:ind w:firstLine="3402"/>
        <w:jc w:val="center"/>
        <w:rPr>
          <w:rFonts w:cs="Times New Roman"/>
          <w:bCs/>
          <w:iCs/>
          <w:sz w:val="28"/>
          <w:szCs w:val="28"/>
        </w:rPr>
      </w:pPr>
      <w:r w:rsidRPr="008B4057">
        <w:rPr>
          <w:rFonts w:cs="Times New Roman"/>
          <w:bCs/>
          <w:iCs/>
          <w:sz w:val="28"/>
          <w:szCs w:val="28"/>
        </w:rPr>
        <w:t>Tô Hiếu Ngoan</w:t>
      </w:r>
      <w:r w:rsidR="00E01CF8" w:rsidRPr="008B4057">
        <w:rPr>
          <w:rFonts w:cs="Times New Roman"/>
          <w:bCs/>
          <w:iCs/>
          <w:sz w:val="28"/>
          <w:szCs w:val="28"/>
        </w:rPr>
        <w:t xml:space="preserve"> </w:t>
      </w:r>
      <w:r w:rsidR="004E0FB1" w:rsidRPr="008B4057">
        <w:rPr>
          <w:rFonts w:cs="Times New Roman"/>
          <w:bCs/>
          <w:iCs/>
          <w:sz w:val="28"/>
          <w:szCs w:val="28"/>
        </w:rPr>
        <w:t>-</w:t>
      </w:r>
      <w:r w:rsidR="00E01CF8" w:rsidRPr="008B4057">
        <w:rPr>
          <w:rFonts w:cs="Times New Roman"/>
          <w:bCs/>
          <w:iCs/>
          <w:sz w:val="28"/>
          <w:szCs w:val="28"/>
        </w:rPr>
        <w:t xml:space="preserve"> </w:t>
      </w:r>
      <w:r w:rsidR="004E0FB1" w:rsidRPr="008B4057">
        <w:rPr>
          <w:rFonts w:cs="Times New Roman"/>
          <w:bCs/>
          <w:iCs/>
          <w:sz w:val="28"/>
          <w:szCs w:val="28"/>
        </w:rPr>
        <w:t>2</w:t>
      </w:r>
      <w:r w:rsidRPr="008B4057">
        <w:rPr>
          <w:rFonts w:cs="Times New Roman"/>
          <w:bCs/>
          <w:iCs/>
          <w:sz w:val="28"/>
          <w:szCs w:val="28"/>
        </w:rPr>
        <w:t>2IT4</w:t>
      </w:r>
    </w:p>
    <w:p w14:paraId="2240ED71" w14:textId="2653BF16" w:rsidR="005F3B3F" w:rsidRPr="008B4057" w:rsidRDefault="005F3B3F" w:rsidP="00E01CF8">
      <w:pPr>
        <w:tabs>
          <w:tab w:val="left" w:pos="4536"/>
        </w:tabs>
        <w:spacing w:line="360" w:lineRule="auto"/>
        <w:ind w:firstLine="4678"/>
        <w:jc w:val="center"/>
        <w:rPr>
          <w:rFonts w:cs="Times New Roman"/>
          <w:bCs/>
          <w:iCs/>
          <w:sz w:val="28"/>
          <w:szCs w:val="28"/>
        </w:rPr>
      </w:pPr>
      <w:r w:rsidRPr="008B4057">
        <w:rPr>
          <w:rFonts w:cs="Times New Roman"/>
          <w:bCs/>
          <w:iCs/>
          <w:sz w:val="28"/>
          <w:szCs w:val="28"/>
        </w:rPr>
        <w:t>Nguyễn Tôn Minh Huyền</w:t>
      </w:r>
      <w:r w:rsidR="00E01CF8" w:rsidRPr="008B4057">
        <w:rPr>
          <w:rFonts w:cs="Times New Roman"/>
          <w:bCs/>
          <w:iCs/>
          <w:sz w:val="28"/>
          <w:szCs w:val="28"/>
        </w:rPr>
        <w:t xml:space="preserve"> </w:t>
      </w:r>
      <w:r w:rsidRPr="008B4057">
        <w:rPr>
          <w:rFonts w:cs="Times New Roman"/>
          <w:bCs/>
          <w:iCs/>
          <w:sz w:val="28"/>
          <w:szCs w:val="28"/>
        </w:rPr>
        <w:t>-</w:t>
      </w:r>
      <w:r w:rsidR="00E01CF8" w:rsidRPr="008B4057">
        <w:rPr>
          <w:rFonts w:cs="Times New Roman"/>
          <w:bCs/>
          <w:iCs/>
          <w:sz w:val="28"/>
          <w:szCs w:val="28"/>
        </w:rPr>
        <w:t xml:space="preserve"> </w:t>
      </w:r>
      <w:r w:rsidRPr="008B4057">
        <w:rPr>
          <w:rFonts w:cs="Times New Roman"/>
          <w:bCs/>
          <w:iCs/>
          <w:sz w:val="28"/>
          <w:szCs w:val="28"/>
        </w:rPr>
        <w:t>22IT4</w:t>
      </w:r>
    </w:p>
    <w:p w14:paraId="62906CF1" w14:textId="45A500DC" w:rsidR="002256E6" w:rsidRPr="008B4057" w:rsidRDefault="00DA2895" w:rsidP="00AE6227">
      <w:pPr>
        <w:spacing w:before="120" w:after="0" w:line="240" w:lineRule="auto"/>
        <w:jc w:val="both"/>
        <w:rPr>
          <w:rFonts w:cs="Times New Roman"/>
          <w:b/>
          <w:szCs w:val="26"/>
        </w:rPr>
      </w:pPr>
      <w:r w:rsidRPr="008B4057">
        <w:rPr>
          <w:rFonts w:eastAsia="Calibri" w:cs="Times New Roman"/>
          <w:b/>
          <w:bCs/>
          <w:sz w:val="28"/>
          <w:szCs w:val="28"/>
        </w:rPr>
        <w:br w:type="page"/>
      </w:r>
    </w:p>
    <w:p w14:paraId="048BC851" w14:textId="77777777" w:rsidR="00705DAF" w:rsidRPr="008B4057" w:rsidRDefault="00705DAF" w:rsidP="00B0326E">
      <w:pPr>
        <w:pStyle w:val="Tiu"/>
        <w:rPr>
          <w:rFonts w:eastAsia="Calibri"/>
        </w:rPr>
      </w:pPr>
      <w:bookmarkStart w:id="4" w:name="_Toc28795274"/>
      <w:bookmarkStart w:id="5" w:name="_Toc50547515"/>
      <w:bookmarkStart w:id="6" w:name="_Toc128301821"/>
      <w:r w:rsidRPr="008B4057">
        <w:rPr>
          <w:rFonts w:eastAsia="Calibri"/>
        </w:rPr>
        <w:lastRenderedPageBreak/>
        <w:t>NHẬN XÉT CỦA GIẢNG VIÊN HƯỚNG DẪN</w:t>
      </w:r>
      <w:bookmarkEnd w:id="4"/>
      <w:bookmarkEnd w:id="5"/>
      <w:bookmarkEnd w:id="6"/>
    </w:p>
    <w:p w14:paraId="01907A69" w14:textId="1D749A99" w:rsidR="00705DAF" w:rsidRPr="008B4057" w:rsidRDefault="00705DAF" w:rsidP="00AE6227">
      <w:pPr>
        <w:jc w:val="both"/>
        <w:rPr>
          <w:rFonts w:eastAsia="Calibri" w:cs="Times New Roman"/>
          <w:sz w:val="28"/>
          <w:szCs w:val="28"/>
        </w:rPr>
      </w:pPr>
      <w:r w:rsidRPr="008B4057">
        <w:rPr>
          <w:rFonts w:eastAsia="Calibri" w:cs="Times New Roman"/>
          <w:sz w:val="28"/>
          <w:szCs w:val="28"/>
        </w:rPr>
        <w:t>…………………………………………………………………………………………………………………………………………………………………………………………………………………………………………………………………………………………………………………………………………………………………………………………………………………………………………………………………………………………………………………………………………………………………………………………………………………………………………………………………………………………………………………………………………………………………………………………………………………………………………………………………………………………………………………………………………………………………………………………………………………………………………………………………………………………………………………………………………………………………………………………………………………………………………………………………………………………………………………………………………………………………………………………………………………………………………………………………………………………………………………………………………………………………………………………………………………………………………………………………………………………………………………………………………………………………………………………………………………………………………………………………………………………………………………………………………………………………………………………………………………………………………………………………………………………………………………………………………………………………………………………………………………………………………………………………………………………………………</w:t>
      </w:r>
      <w:r w:rsidRPr="008B4057">
        <w:rPr>
          <w:rFonts w:eastAsia="Calibri" w:cs="Times New Roman"/>
          <w:sz w:val="28"/>
          <w:szCs w:val="28"/>
        </w:rPr>
        <w:tab/>
      </w:r>
    </w:p>
    <w:p w14:paraId="1EB4BD5A" w14:textId="26947AC7" w:rsidR="00705DAF" w:rsidRPr="008B4057" w:rsidRDefault="00705DAF" w:rsidP="00B47BD1">
      <w:pPr>
        <w:jc w:val="right"/>
        <w:rPr>
          <w:rFonts w:eastAsia="Calibri" w:cs="Times New Roman"/>
          <w:sz w:val="28"/>
          <w:szCs w:val="28"/>
        </w:rPr>
      </w:pPr>
      <w:r w:rsidRPr="008B4057">
        <w:rPr>
          <w:rFonts w:eastAsia="Calibri" w:cs="Times New Roman"/>
          <w:sz w:val="28"/>
          <w:szCs w:val="28"/>
        </w:rPr>
        <w:t xml:space="preserve">Đà </w:t>
      </w:r>
      <w:r w:rsidR="00BB40A3" w:rsidRPr="008B4057">
        <w:rPr>
          <w:rFonts w:eastAsia="Calibri" w:cs="Times New Roman"/>
          <w:sz w:val="28"/>
          <w:szCs w:val="28"/>
        </w:rPr>
        <w:t>N</w:t>
      </w:r>
      <w:r w:rsidRPr="008B4057">
        <w:rPr>
          <w:rFonts w:eastAsia="Calibri" w:cs="Times New Roman"/>
          <w:sz w:val="28"/>
          <w:szCs w:val="28"/>
        </w:rPr>
        <w:t>ẵ</w:t>
      </w:r>
      <w:r w:rsidR="00BD45FD" w:rsidRPr="008B4057">
        <w:rPr>
          <w:rFonts w:eastAsia="Calibri" w:cs="Times New Roman"/>
          <w:sz w:val="28"/>
          <w:szCs w:val="28"/>
        </w:rPr>
        <w:t>ng , ngày….tháng….năm 2023</w:t>
      </w:r>
    </w:p>
    <w:p w14:paraId="75B1EA7B" w14:textId="77777777" w:rsidR="0066751E" w:rsidRPr="008B4057" w:rsidRDefault="0066751E" w:rsidP="00AE6227">
      <w:pPr>
        <w:jc w:val="both"/>
        <w:rPr>
          <w:rFonts w:eastAsia="Calibri" w:cs="Times New Roman"/>
          <w:sz w:val="28"/>
          <w:szCs w:val="28"/>
        </w:rPr>
      </w:pPr>
    </w:p>
    <w:p w14:paraId="457D5E28" w14:textId="77777777" w:rsidR="0066751E" w:rsidRPr="008B4057" w:rsidRDefault="0066751E" w:rsidP="00AE6227">
      <w:pPr>
        <w:jc w:val="both"/>
        <w:rPr>
          <w:rFonts w:eastAsia="Calibri" w:cs="Times New Roman"/>
          <w:sz w:val="28"/>
          <w:szCs w:val="28"/>
        </w:rPr>
      </w:pPr>
    </w:p>
    <w:p w14:paraId="7591F214" w14:textId="77777777" w:rsidR="0066751E" w:rsidRPr="008B4057" w:rsidRDefault="0066751E" w:rsidP="00AE6227">
      <w:pPr>
        <w:jc w:val="both"/>
        <w:rPr>
          <w:rFonts w:eastAsia="Calibri" w:cs="Times New Roman"/>
          <w:sz w:val="28"/>
          <w:szCs w:val="28"/>
        </w:rPr>
      </w:pPr>
    </w:p>
    <w:p w14:paraId="7B00E964" w14:textId="77777777" w:rsidR="0066751E" w:rsidRPr="008B4057" w:rsidRDefault="0066751E" w:rsidP="00AE6227">
      <w:pPr>
        <w:jc w:val="both"/>
        <w:rPr>
          <w:rFonts w:eastAsia="Calibri" w:cs="Times New Roman"/>
          <w:sz w:val="28"/>
          <w:szCs w:val="28"/>
        </w:rPr>
      </w:pPr>
    </w:p>
    <w:p w14:paraId="16D0E9CF" w14:textId="77777777" w:rsidR="00705DAF" w:rsidRPr="008B4057" w:rsidRDefault="00705DAF" w:rsidP="00B47BD1">
      <w:pPr>
        <w:ind w:left="4320" w:firstLine="720"/>
        <w:jc w:val="center"/>
        <w:rPr>
          <w:rFonts w:eastAsia="Calibri" w:cs="Times New Roman"/>
          <w:sz w:val="28"/>
          <w:szCs w:val="28"/>
        </w:rPr>
      </w:pPr>
      <w:r w:rsidRPr="008B4057">
        <w:rPr>
          <w:rFonts w:eastAsia="Calibri" w:cs="Times New Roman"/>
          <w:sz w:val="28"/>
          <w:szCs w:val="28"/>
        </w:rPr>
        <w:t>Giảng viên hướng dẫn</w:t>
      </w:r>
    </w:p>
    <w:p w14:paraId="59B04DD7" w14:textId="77777777" w:rsidR="002256E6" w:rsidRPr="008B4057" w:rsidRDefault="002256E6" w:rsidP="00AE6227">
      <w:pPr>
        <w:spacing w:before="120" w:after="0" w:line="240" w:lineRule="auto"/>
        <w:jc w:val="both"/>
        <w:rPr>
          <w:rFonts w:cs="Times New Roman"/>
          <w:b/>
          <w:szCs w:val="26"/>
        </w:rPr>
      </w:pPr>
      <w:r w:rsidRPr="008B4057">
        <w:rPr>
          <w:rFonts w:cs="Times New Roman"/>
          <w:b/>
          <w:szCs w:val="26"/>
        </w:rPr>
        <w:br w:type="page"/>
      </w:r>
    </w:p>
    <w:p w14:paraId="2C5AD32A" w14:textId="0B4E1BD5" w:rsidR="00EF6D14" w:rsidRPr="008B4057" w:rsidRDefault="002256E6" w:rsidP="00EF6D14">
      <w:pPr>
        <w:pStyle w:val="Tiu"/>
        <w:rPr>
          <w:rFonts w:cs="Times New Roman"/>
        </w:rPr>
      </w:pPr>
      <w:bookmarkStart w:id="7" w:name="_Toc157073505"/>
      <w:bookmarkStart w:id="8" w:name="_Toc157073533"/>
      <w:bookmarkStart w:id="9" w:name="_Toc157073738"/>
      <w:bookmarkStart w:id="10" w:name="_Toc157100737"/>
      <w:bookmarkStart w:id="11" w:name="_Toc157134994"/>
      <w:bookmarkStart w:id="12" w:name="_Toc163275856"/>
      <w:bookmarkStart w:id="13" w:name="_Toc163448204"/>
      <w:bookmarkStart w:id="14" w:name="_Toc81794181"/>
      <w:bookmarkStart w:id="15" w:name="_Toc81842350"/>
      <w:bookmarkStart w:id="16" w:name="_Toc81842392"/>
      <w:bookmarkStart w:id="17" w:name="_Toc81842560"/>
      <w:bookmarkStart w:id="18" w:name="_Toc81944064"/>
      <w:bookmarkStart w:id="19" w:name="_Toc81944148"/>
      <w:bookmarkStart w:id="20" w:name="_Toc81944190"/>
      <w:bookmarkStart w:id="21" w:name="_Toc128277734"/>
      <w:bookmarkStart w:id="22" w:name="_Toc128301822"/>
      <w:r w:rsidRPr="008B4057">
        <w:rPr>
          <w:rFonts w:cs="Times New Roman"/>
        </w:rPr>
        <w:lastRenderedPageBreak/>
        <w:t>MỤC LỤC</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395581E9" w14:textId="5079EBA6" w:rsidR="00B375D5" w:rsidRDefault="00B375D5">
      <w:pPr>
        <w:pStyle w:val="Mucluc1"/>
        <w:rPr>
          <w:rFonts w:asciiTheme="minorHAnsi" w:eastAsiaTheme="minorEastAsia" w:hAnsiTheme="minorHAnsi"/>
          <w:b w:val="0"/>
          <w:noProof/>
          <w:sz w:val="22"/>
          <w:lang w:val="vi-VN" w:eastAsia="vi-VN"/>
        </w:rPr>
      </w:pPr>
      <w:r>
        <w:rPr>
          <w:rFonts w:cs="Times New Roman"/>
          <w:b w:val="0"/>
        </w:rPr>
        <w:fldChar w:fldCharType="begin"/>
      </w:r>
      <w:r>
        <w:rPr>
          <w:rFonts w:cs="Times New Roman"/>
          <w:b w:val="0"/>
        </w:rPr>
        <w:instrText xml:space="preserve"> TOC \o "1-3" \h \z \t "Tiêu đề,1" </w:instrText>
      </w:r>
      <w:r>
        <w:rPr>
          <w:rFonts w:cs="Times New Roman"/>
          <w:b w:val="0"/>
        </w:rPr>
        <w:fldChar w:fldCharType="separate"/>
      </w:r>
      <w:hyperlink w:anchor="_Toc128301820" w:history="1">
        <w:r w:rsidRPr="00093B88">
          <w:rPr>
            <w:rStyle w:val="Siuktni"/>
            <w:rFonts w:cs="Times New Roman"/>
            <w:noProof/>
          </w:rPr>
          <w:t>LỜI CẢM ƠN</w:t>
        </w:r>
        <w:r>
          <w:rPr>
            <w:noProof/>
            <w:webHidden/>
          </w:rPr>
          <w:tab/>
        </w:r>
        <w:r>
          <w:rPr>
            <w:noProof/>
            <w:webHidden/>
          </w:rPr>
          <w:fldChar w:fldCharType="begin"/>
        </w:r>
        <w:r>
          <w:rPr>
            <w:noProof/>
            <w:webHidden/>
          </w:rPr>
          <w:instrText xml:space="preserve"> PAGEREF _Toc128301820 \h </w:instrText>
        </w:r>
        <w:r>
          <w:rPr>
            <w:noProof/>
            <w:webHidden/>
          </w:rPr>
        </w:r>
        <w:r>
          <w:rPr>
            <w:noProof/>
            <w:webHidden/>
          </w:rPr>
          <w:fldChar w:fldCharType="separate"/>
        </w:r>
        <w:r>
          <w:rPr>
            <w:noProof/>
            <w:webHidden/>
          </w:rPr>
          <w:t>1</w:t>
        </w:r>
        <w:r>
          <w:rPr>
            <w:noProof/>
            <w:webHidden/>
          </w:rPr>
          <w:fldChar w:fldCharType="end"/>
        </w:r>
      </w:hyperlink>
    </w:p>
    <w:p w14:paraId="20658E3B" w14:textId="2BE4F58E" w:rsidR="00B375D5" w:rsidRDefault="00B375D5">
      <w:pPr>
        <w:pStyle w:val="Mucluc1"/>
        <w:rPr>
          <w:rFonts w:asciiTheme="minorHAnsi" w:eastAsiaTheme="minorEastAsia" w:hAnsiTheme="minorHAnsi"/>
          <w:b w:val="0"/>
          <w:noProof/>
          <w:sz w:val="22"/>
          <w:lang w:val="vi-VN" w:eastAsia="vi-VN"/>
        </w:rPr>
      </w:pPr>
      <w:hyperlink w:anchor="_Toc128301821" w:history="1">
        <w:r w:rsidRPr="00093B88">
          <w:rPr>
            <w:rStyle w:val="Siuktni"/>
            <w:rFonts w:eastAsia="Calibri"/>
            <w:noProof/>
          </w:rPr>
          <w:t>NHẬN XÉT CỦA GIẢNG VIÊN HƯỚNG DẪN</w:t>
        </w:r>
        <w:r>
          <w:rPr>
            <w:noProof/>
            <w:webHidden/>
          </w:rPr>
          <w:tab/>
        </w:r>
        <w:r>
          <w:rPr>
            <w:noProof/>
            <w:webHidden/>
          </w:rPr>
          <w:fldChar w:fldCharType="begin"/>
        </w:r>
        <w:r>
          <w:rPr>
            <w:noProof/>
            <w:webHidden/>
          </w:rPr>
          <w:instrText xml:space="preserve"> PAGEREF _Toc128301821 \h </w:instrText>
        </w:r>
        <w:r>
          <w:rPr>
            <w:noProof/>
            <w:webHidden/>
          </w:rPr>
        </w:r>
        <w:r>
          <w:rPr>
            <w:noProof/>
            <w:webHidden/>
          </w:rPr>
          <w:fldChar w:fldCharType="separate"/>
        </w:r>
        <w:r>
          <w:rPr>
            <w:noProof/>
            <w:webHidden/>
          </w:rPr>
          <w:t>2</w:t>
        </w:r>
        <w:r>
          <w:rPr>
            <w:noProof/>
            <w:webHidden/>
          </w:rPr>
          <w:fldChar w:fldCharType="end"/>
        </w:r>
      </w:hyperlink>
    </w:p>
    <w:p w14:paraId="730E24F4" w14:textId="05F997F8" w:rsidR="00B375D5" w:rsidRDefault="00B375D5">
      <w:pPr>
        <w:pStyle w:val="Mucluc1"/>
        <w:rPr>
          <w:rFonts w:asciiTheme="minorHAnsi" w:eastAsiaTheme="minorEastAsia" w:hAnsiTheme="minorHAnsi"/>
          <w:b w:val="0"/>
          <w:noProof/>
          <w:sz w:val="22"/>
          <w:lang w:val="vi-VN" w:eastAsia="vi-VN"/>
        </w:rPr>
      </w:pPr>
      <w:hyperlink w:anchor="_Toc128301822" w:history="1">
        <w:r w:rsidRPr="00093B88">
          <w:rPr>
            <w:rStyle w:val="Siuktni"/>
            <w:rFonts w:cs="Times New Roman"/>
            <w:noProof/>
          </w:rPr>
          <w:t>MỤC LỤC</w:t>
        </w:r>
        <w:r>
          <w:rPr>
            <w:noProof/>
            <w:webHidden/>
          </w:rPr>
          <w:tab/>
        </w:r>
        <w:r>
          <w:rPr>
            <w:noProof/>
            <w:webHidden/>
          </w:rPr>
          <w:fldChar w:fldCharType="begin"/>
        </w:r>
        <w:r>
          <w:rPr>
            <w:noProof/>
            <w:webHidden/>
          </w:rPr>
          <w:instrText xml:space="preserve"> PAGEREF _Toc128301822 \h </w:instrText>
        </w:r>
        <w:r>
          <w:rPr>
            <w:noProof/>
            <w:webHidden/>
          </w:rPr>
        </w:r>
        <w:r>
          <w:rPr>
            <w:noProof/>
            <w:webHidden/>
          </w:rPr>
          <w:fldChar w:fldCharType="separate"/>
        </w:r>
        <w:r>
          <w:rPr>
            <w:noProof/>
            <w:webHidden/>
          </w:rPr>
          <w:t>3</w:t>
        </w:r>
        <w:r>
          <w:rPr>
            <w:noProof/>
            <w:webHidden/>
          </w:rPr>
          <w:fldChar w:fldCharType="end"/>
        </w:r>
      </w:hyperlink>
    </w:p>
    <w:p w14:paraId="00AC9556" w14:textId="56B1690B" w:rsidR="00B375D5" w:rsidRDefault="00B375D5">
      <w:pPr>
        <w:pStyle w:val="Mucluc1"/>
        <w:rPr>
          <w:rFonts w:asciiTheme="minorHAnsi" w:eastAsiaTheme="minorEastAsia" w:hAnsiTheme="minorHAnsi"/>
          <w:b w:val="0"/>
          <w:noProof/>
          <w:sz w:val="22"/>
          <w:lang w:val="vi-VN" w:eastAsia="vi-VN"/>
        </w:rPr>
      </w:pPr>
      <w:hyperlink w:anchor="_Toc128301823" w:history="1">
        <w:r w:rsidRPr="00093B88">
          <w:rPr>
            <w:rStyle w:val="Siuktni"/>
            <w:rFonts w:cs="Times New Roman"/>
            <w:noProof/>
          </w:rPr>
          <w:t>MỤC LỤC HÌNH ẢNH</w:t>
        </w:r>
        <w:r>
          <w:rPr>
            <w:noProof/>
            <w:webHidden/>
          </w:rPr>
          <w:tab/>
        </w:r>
        <w:r>
          <w:rPr>
            <w:noProof/>
            <w:webHidden/>
          </w:rPr>
          <w:fldChar w:fldCharType="begin"/>
        </w:r>
        <w:r>
          <w:rPr>
            <w:noProof/>
            <w:webHidden/>
          </w:rPr>
          <w:instrText xml:space="preserve"> PAGEREF _Toc128301823 \h </w:instrText>
        </w:r>
        <w:r>
          <w:rPr>
            <w:noProof/>
            <w:webHidden/>
          </w:rPr>
        </w:r>
        <w:r>
          <w:rPr>
            <w:noProof/>
            <w:webHidden/>
          </w:rPr>
          <w:fldChar w:fldCharType="separate"/>
        </w:r>
        <w:r>
          <w:rPr>
            <w:noProof/>
            <w:webHidden/>
          </w:rPr>
          <w:t>4</w:t>
        </w:r>
        <w:r>
          <w:rPr>
            <w:noProof/>
            <w:webHidden/>
          </w:rPr>
          <w:fldChar w:fldCharType="end"/>
        </w:r>
      </w:hyperlink>
    </w:p>
    <w:p w14:paraId="77E9BEE8" w14:textId="68854FCC" w:rsidR="00B375D5" w:rsidRDefault="00B375D5">
      <w:pPr>
        <w:pStyle w:val="Mucluc1"/>
        <w:rPr>
          <w:rFonts w:asciiTheme="minorHAnsi" w:eastAsiaTheme="minorEastAsia" w:hAnsiTheme="minorHAnsi"/>
          <w:b w:val="0"/>
          <w:noProof/>
          <w:sz w:val="22"/>
          <w:lang w:val="vi-VN" w:eastAsia="vi-VN"/>
        </w:rPr>
      </w:pPr>
      <w:hyperlink w:anchor="_Toc128301824" w:history="1">
        <w:r w:rsidRPr="00093B88">
          <w:rPr>
            <w:rStyle w:val="Siuktni"/>
            <w:noProof/>
            <w:lang w:val="vi-VN"/>
          </w:rPr>
          <w:t>GIỚI THIỆU CHUNG</w:t>
        </w:r>
        <w:r>
          <w:rPr>
            <w:noProof/>
            <w:webHidden/>
          </w:rPr>
          <w:tab/>
        </w:r>
        <w:r>
          <w:rPr>
            <w:noProof/>
            <w:webHidden/>
          </w:rPr>
          <w:fldChar w:fldCharType="begin"/>
        </w:r>
        <w:r>
          <w:rPr>
            <w:noProof/>
            <w:webHidden/>
          </w:rPr>
          <w:instrText xml:space="preserve"> PAGEREF _Toc128301824 \h </w:instrText>
        </w:r>
        <w:r>
          <w:rPr>
            <w:noProof/>
            <w:webHidden/>
          </w:rPr>
        </w:r>
        <w:r>
          <w:rPr>
            <w:noProof/>
            <w:webHidden/>
          </w:rPr>
          <w:fldChar w:fldCharType="separate"/>
        </w:r>
        <w:r>
          <w:rPr>
            <w:noProof/>
            <w:webHidden/>
          </w:rPr>
          <w:t>5</w:t>
        </w:r>
        <w:r>
          <w:rPr>
            <w:noProof/>
            <w:webHidden/>
          </w:rPr>
          <w:fldChar w:fldCharType="end"/>
        </w:r>
      </w:hyperlink>
    </w:p>
    <w:p w14:paraId="5D4DD31A" w14:textId="652A0D5E" w:rsidR="00B375D5" w:rsidRDefault="00B375D5">
      <w:pPr>
        <w:pStyle w:val="Mucluc1"/>
        <w:rPr>
          <w:rFonts w:asciiTheme="minorHAnsi" w:eastAsiaTheme="minorEastAsia" w:hAnsiTheme="minorHAnsi"/>
          <w:b w:val="0"/>
          <w:noProof/>
          <w:sz w:val="22"/>
          <w:lang w:val="vi-VN" w:eastAsia="vi-VN"/>
        </w:rPr>
      </w:pPr>
      <w:hyperlink w:anchor="_Toc128301825" w:history="1">
        <w:r w:rsidRPr="00093B88">
          <w:rPr>
            <w:rStyle w:val="Siuktni"/>
            <w:bCs/>
            <w:noProof/>
          </w:rPr>
          <w:t>1.</w:t>
        </w:r>
        <w:r>
          <w:rPr>
            <w:rFonts w:asciiTheme="minorHAnsi" w:eastAsiaTheme="minorEastAsia" w:hAnsiTheme="minorHAnsi"/>
            <w:b w:val="0"/>
            <w:noProof/>
            <w:sz w:val="22"/>
            <w:lang w:val="vi-VN" w:eastAsia="vi-VN"/>
          </w:rPr>
          <w:tab/>
        </w:r>
        <w:r w:rsidRPr="00093B88">
          <w:rPr>
            <w:rStyle w:val="Siuktni"/>
            <w:noProof/>
          </w:rPr>
          <w:t>Lý do thực hiện</w:t>
        </w:r>
        <w:r>
          <w:rPr>
            <w:noProof/>
            <w:webHidden/>
          </w:rPr>
          <w:tab/>
        </w:r>
        <w:r>
          <w:rPr>
            <w:noProof/>
            <w:webHidden/>
          </w:rPr>
          <w:fldChar w:fldCharType="begin"/>
        </w:r>
        <w:r>
          <w:rPr>
            <w:noProof/>
            <w:webHidden/>
          </w:rPr>
          <w:instrText xml:space="preserve"> PAGEREF _Toc128301825 \h </w:instrText>
        </w:r>
        <w:r>
          <w:rPr>
            <w:noProof/>
            <w:webHidden/>
          </w:rPr>
        </w:r>
        <w:r>
          <w:rPr>
            <w:noProof/>
            <w:webHidden/>
          </w:rPr>
          <w:fldChar w:fldCharType="separate"/>
        </w:r>
        <w:r>
          <w:rPr>
            <w:noProof/>
            <w:webHidden/>
          </w:rPr>
          <w:t>5</w:t>
        </w:r>
        <w:r>
          <w:rPr>
            <w:noProof/>
            <w:webHidden/>
          </w:rPr>
          <w:fldChar w:fldCharType="end"/>
        </w:r>
      </w:hyperlink>
    </w:p>
    <w:p w14:paraId="0DA86563" w14:textId="08638EEC" w:rsidR="00B375D5" w:rsidRDefault="00B375D5">
      <w:pPr>
        <w:pStyle w:val="Mucluc1"/>
        <w:rPr>
          <w:rFonts w:asciiTheme="minorHAnsi" w:eastAsiaTheme="minorEastAsia" w:hAnsiTheme="minorHAnsi"/>
          <w:b w:val="0"/>
          <w:noProof/>
          <w:sz w:val="22"/>
          <w:lang w:val="vi-VN" w:eastAsia="vi-VN"/>
        </w:rPr>
      </w:pPr>
      <w:hyperlink w:anchor="_Toc128301826" w:history="1">
        <w:r w:rsidRPr="00093B88">
          <w:rPr>
            <w:rStyle w:val="Siuktni"/>
            <w:bCs/>
            <w:noProof/>
          </w:rPr>
          <w:t>2.</w:t>
        </w:r>
        <w:r>
          <w:rPr>
            <w:rFonts w:asciiTheme="minorHAnsi" w:eastAsiaTheme="minorEastAsia" w:hAnsiTheme="minorHAnsi"/>
            <w:b w:val="0"/>
            <w:noProof/>
            <w:sz w:val="22"/>
            <w:lang w:val="vi-VN" w:eastAsia="vi-VN"/>
          </w:rPr>
          <w:tab/>
        </w:r>
        <w:r w:rsidRPr="00093B88">
          <w:rPr>
            <w:rStyle w:val="Siuktni"/>
            <w:noProof/>
            <w:shd w:val="clear" w:color="auto" w:fill="FFFFFF"/>
          </w:rPr>
          <w:t>Mục tiêu thực hiện</w:t>
        </w:r>
        <w:r>
          <w:rPr>
            <w:noProof/>
            <w:webHidden/>
          </w:rPr>
          <w:tab/>
        </w:r>
        <w:r>
          <w:rPr>
            <w:noProof/>
            <w:webHidden/>
          </w:rPr>
          <w:fldChar w:fldCharType="begin"/>
        </w:r>
        <w:r>
          <w:rPr>
            <w:noProof/>
            <w:webHidden/>
          </w:rPr>
          <w:instrText xml:space="preserve"> PAGEREF _Toc128301826 \h </w:instrText>
        </w:r>
        <w:r>
          <w:rPr>
            <w:noProof/>
            <w:webHidden/>
          </w:rPr>
        </w:r>
        <w:r>
          <w:rPr>
            <w:noProof/>
            <w:webHidden/>
          </w:rPr>
          <w:fldChar w:fldCharType="separate"/>
        </w:r>
        <w:r>
          <w:rPr>
            <w:noProof/>
            <w:webHidden/>
          </w:rPr>
          <w:t>5</w:t>
        </w:r>
        <w:r>
          <w:rPr>
            <w:noProof/>
            <w:webHidden/>
          </w:rPr>
          <w:fldChar w:fldCharType="end"/>
        </w:r>
      </w:hyperlink>
    </w:p>
    <w:p w14:paraId="104651BF" w14:textId="209CBB31" w:rsidR="00B375D5" w:rsidRDefault="00B375D5">
      <w:pPr>
        <w:pStyle w:val="Mucluc1"/>
        <w:rPr>
          <w:rFonts w:asciiTheme="minorHAnsi" w:eastAsiaTheme="minorEastAsia" w:hAnsiTheme="minorHAnsi"/>
          <w:b w:val="0"/>
          <w:noProof/>
          <w:sz w:val="22"/>
          <w:lang w:val="vi-VN" w:eastAsia="vi-VN"/>
        </w:rPr>
      </w:pPr>
      <w:hyperlink w:anchor="_Toc128301827" w:history="1">
        <w:r w:rsidRPr="00093B88">
          <w:rPr>
            <w:rStyle w:val="Siuktni"/>
            <w:rFonts w:eastAsia="Times New Roman"/>
            <w:noProof/>
            <w:lang w:val="vi-VN"/>
            <w14:scene3d>
              <w14:camera w14:prst="orthographicFront"/>
              <w14:lightRig w14:rig="threePt" w14:dir="t">
                <w14:rot w14:lat="0" w14:lon="0" w14:rev="0"/>
              </w14:lightRig>
            </w14:scene3d>
          </w:rPr>
          <w:t>CHƯƠNG 1:</w:t>
        </w:r>
        <w:r>
          <w:rPr>
            <w:rFonts w:asciiTheme="minorHAnsi" w:eastAsiaTheme="minorEastAsia" w:hAnsiTheme="minorHAnsi"/>
            <w:b w:val="0"/>
            <w:noProof/>
            <w:sz w:val="22"/>
            <w:lang w:val="vi-VN" w:eastAsia="vi-VN"/>
          </w:rPr>
          <w:tab/>
        </w:r>
        <w:r w:rsidRPr="00093B88">
          <w:rPr>
            <w:rStyle w:val="Siuktni"/>
            <w:rFonts w:eastAsia="Times New Roman"/>
            <w:noProof/>
          </w:rPr>
          <w:t>CƠ</w:t>
        </w:r>
        <w:r w:rsidRPr="00093B88">
          <w:rPr>
            <w:rStyle w:val="Siuktni"/>
            <w:rFonts w:eastAsia="Times New Roman"/>
            <w:noProof/>
            <w:lang w:val="vi-VN"/>
          </w:rPr>
          <w:t xml:space="preserve"> SỞ LÍ THUYẾT</w:t>
        </w:r>
        <w:r>
          <w:rPr>
            <w:noProof/>
            <w:webHidden/>
          </w:rPr>
          <w:tab/>
        </w:r>
        <w:r>
          <w:rPr>
            <w:noProof/>
            <w:webHidden/>
          </w:rPr>
          <w:fldChar w:fldCharType="begin"/>
        </w:r>
        <w:r>
          <w:rPr>
            <w:noProof/>
            <w:webHidden/>
          </w:rPr>
          <w:instrText xml:space="preserve"> PAGEREF _Toc128301827 \h </w:instrText>
        </w:r>
        <w:r>
          <w:rPr>
            <w:noProof/>
            <w:webHidden/>
          </w:rPr>
        </w:r>
        <w:r>
          <w:rPr>
            <w:noProof/>
            <w:webHidden/>
          </w:rPr>
          <w:fldChar w:fldCharType="separate"/>
        </w:r>
        <w:r>
          <w:rPr>
            <w:noProof/>
            <w:webHidden/>
          </w:rPr>
          <w:t>6</w:t>
        </w:r>
        <w:r>
          <w:rPr>
            <w:noProof/>
            <w:webHidden/>
          </w:rPr>
          <w:fldChar w:fldCharType="end"/>
        </w:r>
      </w:hyperlink>
    </w:p>
    <w:p w14:paraId="74BACA80" w14:textId="738DEF1B" w:rsidR="00B375D5" w:rsidRDefault="00B375D5">
      <w:pPr>
        <w:pStyle w:val="Mucluc2"/>
        <w:rPr>
          <w:rFonts w:asciiTheme="minorHAnsi" w:eastAsiaTheme="minorEastAsia" w:hAnsiTheme="minorHAnsi" w:cstheme="minorBidi"/>
          <w:iCs w:val="0"/>
          <w:sz w:val="22"/>
          <w:lang w:val="vi-VN" w:eastAsia="vi-VN"/>
        </w:rPr>
      </w:pPr>
      <w:hyperlink w:anchor="_Toc128301828" w:history="1">
        <w:r w:rsidRPr="00093B88">
          <w:rPr>
            <w:rStyle w:val="Siuktni"/>
            <w:lang w:val="vi-VN"/>
            <w14:scene3d>
              <w14:camera w14:prst="orthographicFront"/>
              <w14:lightRig w14:rig="threePt" w14:dir="t">
                <w14:rot w14:lat="0" w14:lon="0" w14:rev="0"/>
              </w14:lightRig>
            </w14:scene3d>
          </w:rPr>
          <w:t>1.1</w:t>
        </w:r>
        <w:r>
          <w:rPr>
            <w:rFonts w:asciiTheme="minorHAnsi" w:eastAsiaTheme="minorEastAsia" w:hAnsiTheme="minorHAnsi" w:cstheme="minorBidi"/>
            <w:iCs w:val="0"/>
            <w:sz w:val="22"/>
            <w:lang w:val="vi-VN" w:eastAsia="vi-VN"/>
          </w:rPr>
          <w:tab/>
        </w:r>
        <w:r w:rsidRPr="00093B88">
          <w:rPr>
            <w:rStyle w:val="Siuktni"/>
            <w:lang w:val="vi-VN"/>
          </w:rPr>
          <w:t>Website là gì?</w:t>
        </w:r>
        <w:r>
          <w:rPr>
            <w:webHidden/>
          </w:rPr>
          <w:tab/>
        </w:r>
        <w:r>
          <w:rPr>
            <w:webHidden/>
          </w:rPr>
          <w:fldChar w:fldCharType="begin"/>
        </w:r>
        <w:r>
          <w:rPr>
            <w:webHidden/>
          </w:rPr>
          <w:instrText xml:space="preserve"> PAGEREF _Toc128301828 \h </w:instrText>
        </w:r>
        <w:r>
          <w:rPr>
            <w:webHidden/>
          </w:rPr>
        </w:r>
        <w:r>
          <w:rPr>
            <w:webHidden/>
          </w:rPr>
          <w:fldChar w:fldCharType="separate"/>
        </w:r>
        <w:r>
          <w:rPr>
            <w:webHidden/>
          </w:rPr>
          <w:t>6</w:t>
        </w:r>
        <w:r>
          <w:rPr>
            <w:webHidden/>
          </w:rPr>
          <w:fldChar w:fldCharType="end"/>
        </w:r>
      </w:hyperlink>
    </w:p>
    <w:p w14:paraId="3CF78098" w14:textId="3B07237B" w:rsidR="00B375D5" w:rsidRDefault="00B375D5">
      <w:pPr>
        <w:pStyle w:val="Mucluc3"/>
        <w:rPr>
          <w:rFonts w:asciiTheme="minorHAnsi" w:eastAsiaTheme="minorEastAsia" w:hAnsiTheme="minorHAnsi" w:cstheme="minorBidi"/>
          <w:iCs w:val="0"/>
          <w:sz w:val="22"/>
          <w:lang w:val="vi-VN" w:eastAsia="vi-VN"/>
        </w:rPr>
      </w:pPr>
      <w:hyperlink w:anchor="_Toc128301829" w:history="1">
        <w:r w:rsidRPr="00093B88">
          <w:rPr>
            <w:rStyle w:val="Siuktni"/>
            <w:lang w:val="vi-VN"/>
          </w:rPr>
          <w:t>1.1.1</w:t>
        </w:r>
        <w:r>
          <w:rPr>
            <w:rFonts w:asciiTheme="minorHAnsi" w:eastAsiaTheme="minorEastAsia" w:hAnsiTheme="minorHAnsi" w:cstheme="minorBidi"/>
            <w:iCs w:val="0"/>
            <w:sz w:val="22"/>
            <w:lang w:val="vi-VN" w:eastAsia="vi-VN"/>
          </w:rPr>
          <w:tab/>
        </w:r>
        <w:r w:rsidRPr="00093B88">
          <w:rPr>
            <w:rStyle w:val="Siuktni"/>
            <w:lang w:val="vi-VN"/>
          </w:rPr>
          <w:t>HTML &amp; CSS là gì?</w:t>
        </w:r>
        <w:r>
          <w:rPr>
            <w:webHidden/>
          </w:rPr>
          <w:tab/>
        </w:r>
        <w:r>
          <w:rPr>
            <w:webHidden/>
          </w:rPr>
          <w:fldChar w:fldCharType="begin"/>
        </w:r>
        <w:r>
          <w:rPr>
            <w:webHidden/>
          </w:rPr>
          <w:instrText xml:space="preserve"> PAGEREF _Toc128301829 \h </w:instrText>
        </w:r>
        <w:r>
          <w:rPr>
            <w:webHidden/>
          </w:rPr>
        </w:r>
        <w:r>
          <w:rPr>
            <w:webHidden/>
          </w:rPr>
          <w:fldChar w:fldCharType="separate"/>
        </w:r>
        <w:r>
          <w:rPr>
            <w:webHidden/>
          </w:rPr>
          <w:t>6</w:t>
        </w:r>
        <w:r>
          <w:rPr>
            <w:webHidden/>
          </w:rPr>
          <w:fldChar w:fldCharType="end"/>
        </w:r>
      </w:hyperlink>
    </w:p>
    <w:p w14:paraId="7E0D16DD" w14:textId="0DD475EC" w:rsidR="00B375D5" w:rsidRDefault="00B375D5">
      <w:pPr>
        <w:pStyle w:val="Mucluc1"/>
        <w:rPr>
          <w:rFonts w:asciiTheme="minorHAnsi" w:eastAsiaTheme="minorEastAsia" w:hAnsiTheme="minorHAnsi"/>
          <w:b w:val="0"/>
          <w:noProof/>
          <w:sz w:val="22"/>
          <w:lang w:val="vi-VN" w:eastAsia="vi-VN"/>
        </w:rPr>
      </w:pPr>
      <w:hyperlink w:anchor="_Toc128301830" w:history="1">
        <w:r w:rsidRPr="00093B88">
          <w:rPr>
            <w:rStyle w:val="Siuktni"/>
            <w:noProof/>
            <w:lang w:val="vi-VN"/>
            <w14:scene3d>
              <w14:camera w14:prst="orthographicFront"/>
              <w14:lightRig w14:rig="threePt" w14:dir="t">
                <w14:rot w14:lat="0" w14:lon="0" w14:rev="0"/>
              </w14:lightRig>
            </w14:scene3d>
          </w:rPr>
          <w:t>CHƯƠNG 2:</w:t>
        </w:r>
        <w:r>
          <w:rPr>
            <w:rFonts w:asciiTheme="minorHAnsi" w:eastAsiaTheme="minorEastAsia" w:hAnsiTheme="minorHAnsi"/>
            <w:b w:val="0"/>
            <w:noProof/>
            <w:sz w:val="22"/>
            <w:lang w:val="vi-VN" w:eastAsia="vi-VN"/>
          </w:rPr>
          <w:tab/>
        </w:r>
        <w:r w:rsidRPr="00093B88">
          <w:rPr>
            <w:rStyle w:val="Siuktni"/>
            <w:noProof/>
          </w:rPr>
          <w:t>TỔNG</w:t>
        </w:r>
        <w:r w:rsidRPr="00093B88">
          <w:rPr>
            <w:rStyle w:val="Siuktni"/>
            <w:noProof/>
            <w:lang w:val="vi-VN"/>
          </w:rPr>
          <w:t xml:space="preserve"> QUAN VỀ ĐỀ TÀI</w:t>
        </w:r>
        <w:r>
          <w:rPr>
            <w:noProof/>
            <w:webHidden/>
          </w:rPr>
          <w:tab/>
        </w:r>
        <w:r>
          <w:rPr>
            <w:noProof/>
            <w:webHidden/>
          </w:rPr>
          <w:fldChar w:fldCharType="begin"/>
        </w:r>
        <w:r>
          <w:rPr>
            <w:noProof/>
            <w:webHidden/>
          </w:rPr>
          <w:instrText xml:space="preserve"> PAGEREF _Toc128301830 \h </w:instrText>
        </w:r>
        <w:r>
          <w:rPr>
            <w:noProof/>
            <w:webHidden/>
          </w:rPr>
        </w:r>
        <w:r>
          <w:rPr>
            <w:noProof/>
            <w:webHidden/>
          </w:rPr>
          <w:fldChar w:fldCharType="separate"/>
        </w:r>
        <w:r>
          <w:rPr>
            <w:noProof/>
            <w:webHidden/>
          </w:rPr>
          <w:t>7</w:t>
        </w:r>
        <w:r>
          <w:rPr>
            <w:noProof/>
            <w:webHidden/>
          </w:rPr>
          <w:fldChar w:fldCharType="end"/>
        </w:r>
      </w:hyperlink>
    </w:p>
    <w:p w14:paraId="57331FB5" w14:textId="42253871" w:rsidR="00B375D5" w:rsidRDefault="00B375D5">
      <w:pPr>
        <w:pStyle w:val="Mucluc2"/>
        <w:rPr>
          <w:rFonts w:asciiTheme="minorHAnsi" w:eastAsiaTheme="minorEastAsia" w:hAnsiTheme="minorHAnsi" w:cstheme="minorBidi"/>
          <w:iCs w:val="0"/>
          <w:sz w:val="22"/>
          <w:lang w:val="vi-VN" w:eastAsia="vi-VN"/>
        </w:rPr>
      </w:pPr>
      <w:hyperlink w:anchor="_Toc128301831" w:history="1">
        <w:r w:rsidRPr="00093B88">
          <w:rPr>
            <w:rStyle w:val="Siuktni"/>
            <w:lang w:eastAsia="vi-VN"/>
            <w14:scene3d>
              <w14:camera w14:prst="orthographicFront"/>
              <w14:lightRig w14:rig="threePt" w14:dir="t">
                <w14:rot w14:lat="0" w14:lon="0" w14:rev="0"/>
              </w14:lightRig>
            </w14:scene3d>
          </w:rPr>
          <w:t>2.1</w:t>
        </w:r>
        <w:r>
          <w:rPr>
            <w:rFonts w:asciiTheme="minorHAnsi" w:eastAsiaTheme="minorEastAsia" w:hAnsiTheme="minorHAnsi" w:cstheme="minorBidi"/>
            <w:iCs w:val="0"/>
            <w:sz w:val="22"/>
            <w:lang w:val="vi-VN" w:eastAsia="vi-VN"/>
          </w:rPr>
          <w:tab/>
        </w:r>
        <w:r w:rsidRPr="00093B88">
          <w:rPr>
            <w:rStyle w:val="Siuktni"/>
            <w:lang w:eastAsia="vi-VN"/>
          </w:rPr>
          <w:t>Giới thiệu đề tài</w:t>
        </w:r>
        <w:r>
          <w:rPr>
            <w:webHidden/>
          </w:rPr>
          <w:tab/>
        </w:r>
        <w:r>
          <w:rPr>
            <w:webHidden/>
          </w:rPr>
          <w:fldChar w:fldCharType="begin"/>
        </w:r>
        <w:r>
          <w:rPr>
            <w:webHidden/>
          </w:rPr>
          <w:instrText xml:space="preserve"> PAGEREF _Toc128301831 \h </w:instrText>
        </w:r>
        <w:r>
          <w:rPr>
            <w:webHidden/>
          </w:rPr>
        </w:r>
        <w:r>
          <w:rPr>
            <w:webHidden/>
          </w:rPr>
          <w:fldChar w:fldCharType="separate"/>
        </w:r>
        <w:r>
          <w:rPr>
            <w:webHidden/>
          </w:rPr>
          <w:t>7</w:t>
        </w:r>
        <w:r>
          <w:rPr>
            <w:webHidden/>
          </w:rPr>
          <w:fldChar w:fldCharType="end"/>
        </w:r>
      </w:hyperlink>
    </w:p>
    <w:p w14:paraId="5F5453AB" w14:textId="4C6D64B6" w:rsidR="00B375D5" w:rsidRDefault="00B375D5">
      <w:pPr>
        <w:pStyle w:val="Mucluc2"/>
        <w:rPr>
          <w:rFonts w:asciiTheme="minorHAnsi" w:eastAsiaTheme="minorEastAsia" w:hAnsiTheme="minorHAnsi" w:cstheme="minorBidi"/>
          <w:iCs w:val="0"/>
          <w:sz w:val="22"/>
          <w:lang w:val="vi-VN" w:eastAsia="vi-VN"/>
        </w:rPr>
      </w:pPr>
      <w:hyperlink w:anchor="_Toc128301832" w:history="1">
        <w:r w:rsidRPr="00093B88">
          <w:rPr>
            <w:rStyle w:val="Siuktni"/>
            <w:lang w:eastAsia="vi-VN"/>
            <w14:scene3d>
              <w14:camera w14:prst="orthographicFront"/>
              <w14:lightRig w14:rig="threePt" w14:dir="t">
                <w14:rot w14:lat="0" w14:lon="0" w14:rev="0"/>
              </w14:lightRig>
            </w14:scene3d>
          </w:rPr>
          <w:t>2.2</w:t>
        </w:r>
        <w:r>
          <w:rPr>
            <w:rFonts w:asciiTheme="minorHAnsi" w:eastAsiaTheme="minorEastAsia" w:hAnsiTheme="minorHAnsi" w:cstheme="minorBidi"/>
            <w:iCs w:val="0"/>
            <w:sz w:val="22"/>
            <w:lang w:val="vi-VN" w:eastAsia="vi-VN"/>
          </w:rPr>
          <w:tab/>
        </w:r>
        <w:r w:rsidRPr="00093B88">
          <w:rPr>
            <w:rStyle w:val="Siuktni"/>
            <w:lang w:eastAsia="vi-VN"/>
          </w:rPr>
          <w:t>Lý do chọn đề tài</w:t>
        </w:r>
        <w:r>
          <w:rPr>
            <w:webHidden/>
          </w:rPr>
          <w:tab/>
        </w:r>
        <w:r>
          <w:rPr>
            <w:webHidden/>
          </w:rPr>
          <w:fldChar w:fldCharType="begin"/>
        </w:r>
        <w:r>
          <w:rPr>
            <w:webHidden/>
          </w:rPr>
          <w:instrText xml:space="preserve"> PAGEREF _Toc128301832 \h </w:instrText>
        </w:r>
        <w:r>
          <w:rPr>
            <w:webHidden/>
          </w:rPr>
        </w:r>
        <w:r>
          <w:rPr>
            <w:webHidden/>
          </w:rPr>
          <w:fldChar w:fldCharType="separate"/>
        </w:r>
        <w:r>
          <w:rPr>
            <w:webHidden/>
          </w:rPr>
          <w:t>7</w:t>
        </w:r>
        <w:r>
          <w:rPr>
            <w:webHidden/>
          </w:rPr>
          <w:fldChar w:fldCharType="end"/>
        </w:r>
      </w:hyperlink>
    </w:p>
    <w:p w14:paraId="411ABD0F" w14:textId="06404041" w:rsidR="00B375D5" w:rsidRDefault="00B375D5">
      <w:pPr>
        <w:pStyle w:val="Mucluc2"/>
        <w:rPr>
          <w:rFonts w:asciiTheme="minorHAnsi" w:eastAsiaTheme="minorEastAsia" w:hAnsiTheme="minorHAnsi" w:cstheme="minorBidi"/>
          <w:iCs w:val="0"/>
          <w:sz w:val="22"/>
          <w:lang w:val="vi-VN" w:eastAsia="vi-VN"/>
        </w:rPr>
      </w:pPr>
      <w:hyperlink w:anchor="_Toc128301833" w:history="1">
        <w:r w:rsidRPr="00093B88">
          <w:rPr>
            <w:rStyle w:val="Siuktni"/>
            <w14:scene3d>
              <w14:camera w14:prst="orthographicFront"/>
              <w14:lightRig w14:rig="threePt" w14:dir="t">
                <w14:rot w14:lat="0" w14:lon="0" w14:rev="0"/>
              </w14:lightRig>
            </w14:scene3d>
          </w:rPr>
          <w:t>2.3</w:t>
        </w:r>
        <w:r>
          <w:rPr>
            <w:rFonts w:asciiTheme="minorHAnsi" w:eastAsiaTheme="minorEastAsia" w:hAnsiTheme="minorHAnsi" w:cstheme="minorBidi"/>
            <w:iCs w:val="0"/>
            <w:sz w:val="22"/>
            <w:lang w:val="vi-VN" w:eastAsia="vi-VN"/>
          </w:rPr>
          <w:tab/>
        </w:r>
        <w:r w:rsidRPr="00093B88">
          <w:rPr>
            <w:rStyle w:val="Siuktni"/>
          </w:rPr>
          <w:t>Đối tượng hướng đến</w:t>
        </w:r>
        <w:r>
          <w:rPr>
            <w:webHidden/>
          </w:rPr>
          <w:tab/>
        </w:r>
        <w:r>
          <w:rPr>
            <w:webHidden/>
          </w:rPr>
          <w:fldChar w:fldCharType="begin"/>
        </w:r>
        <w:r>
          <w:rPr>
            <w:webHidden/>
          </w:rPr>
          <w:instrText xml:space="preserve"> PAGEREF _Toc128301833 \h </w:instrText>
        </w:r>
        <w:r>
          <w:rPr>
            <w:webHidden/>
          </w:rPr>
        </w:r>
        <w:r>
          <w:rPr>
            <w:webHidden/>
          </w:rPr>
          <w:fldChar w:fldCharType="separate"/>
        </w:r>
        <w:r>
          <w:rPr>
            <w:webHidden/>
          </w:rPr>
          <w:t>7</w:t>
        </w:r>
        <w:r>
          <w:rPr>
            <w:webHidden/>
          </w:rPr>
          <w:fldChar w:fldCharType="end"/>
        </w:r>
      </w:hyperlink>
    </w:p>
    <w:p w14:paraId="39D3BE8B" w14:textId="0AE520F5" w:rsidR="00B375D5" w:rsidRDefault="00B375D5">
      <w:pPr>
        <w:pStyle w:val="Mucluc2"/>
        <w:rPr>
          <w:rFonts w:asciiTheme="minorHAnsi" w:eastAsiaTheme="minorEastAsia" w:hAnsiTheme="minorHAnsi" w:cstheme="minorBidi"/>
          <w:iCs w:val="0"/>
          <w:sz w:val="22"/>
          <w:lang w:val="vi-VN" w:eastAsia="vi-VN"/>
        </w:rPr>
      </w:pPr>
      <w:hyperlink w:anchor="_Toc128301834" w:history="1">
        <w:r w:rsidRPr="00093B88">
          <w:rPr>
            <w:rStyle w:val="Siuktni"/>
            <w14:scene3d>
              <w14:camera w14:prst="orthographicFront"/>
              <w14:lightRig w14:rig="threePt" w14:dir="t">
                <w14:rot w14:lat="0" w14:lon="0" w14:rev="0"/>
              </w14:lightRig>
            </w14:scene3d>
          </w:rPr>
          <w:t>2.4</w:t>
        </w:r>
        <w:r>
          <w:rPr>
            <w:rFonts w:asciiTheme="minorHAnsi" w:eastAsiaTheme="minorEastAsia" w:hAnsiTheme="minorHAnsi" w:cstheme="minorBidi"/>
            <w:iCs w:val="0"/>
            <w:sz w:val="22"/>
            <w:lang w:val="vi-VN" w:eastAsia="vi-VN"/>
          </w:rPr>
          <w:tab/>
        </w:r>
        <w:r w:rsidRPr="00093B88">
          <w:rPr>
            <w:rStyle w:val="Siuktni"/>
          </w:rPr>
          <w:t>Tầm quan trọng của việc chia sẻ các công thức nấu ăn</w:t>
        </w:r>
        <w:r>
          <w:rPr>
            <w:webHidden/>
          </w:rPr>
          <w:tab/>
        </w:r>
        <w:r>
          <w:rPr>
            <w:webHidden/>
          </w:rPr>
          <w:fldChar w:fldCharType="begin"/>
        </w:r>
        <w:r>
          <w:rPr>
            <w:webHidden/>
          </w:rPr>
          <w:instrText xml:space="preserve"> PAGEREF _Toc128301834 \h </w:instrText>
        </w:r>
        <w:r>
          <w:rPr>
            <w:webHidden/>
          </w:rPr>
        </w:r>
        <w:r>
          <w:rPr>
            <w:webHidden/>
          </w:rPr>
          <w:fldChar w:fldCharType="separate"/>
        </w:r>
        <w:r>
          <w:rPr>
            <w:webHidden/>
          </w:rPr>
          <w:t>8</w:t>
        </w:r>
        <w:r>
          <w:rPr>
            <w:webHidden/>
          </w:rPr>
          <w:fldChar w:fldCharType="end"/>
        </w:r>
      </w:hyperlink>
    </w:p>
    <w:p w14:paraId="0B41A906" w14:textId="62059790" w:rsidR="00B375D5" w:rsidRDefault="00B375D5">
      <w:pPr>
        <w:pStyle w:val="Mucluc2"/>
        <w:rPr>
          <w:rFonts w:asciiTheme="minorHAnsi" w:eastAsiaTheme="minorEastAsia" w:hAnsiTheme="minorHAnsi" w:cstheme="minorBidi"/>
          <w:iCs w:val="0"/>
          <w:sz w:val="22"/>
          <w:lang w:val="vi-VN" w:eastAsia="vi-VN"/>
        </w:rPr>
      </w:pPr>
      <w:hyperlink w:anchor="_Toc128301835" w:history="1">
        <w:r w:rsidRPr="00093B88">
          <w:rPr>
            <w:rStyle w:val="Siuktni"/>
            <w14:scene3d>
              <w14:camera w14:prst="orthographicFront"/>
              <w14:lightRig w14:rig="threePt" w14:dir="t">
                <w14:rot w14:lat="0" w14:lon="0" w14:rev="0"/>
              </w14:lightRig>
            </w14:scene3d>
          </w:rPr>
          <w:t>2.5</w:t>
        </w:r>
        <w:r>
          <w:rPr>
            <w:rFonts w:asciiTheme="minorHAnsi" w:eastAsiaTheme="minorEastAsia" w:hAnsiTheme="minorHAnsi" w:cstheme="minorBidi"/>
            <w:iCs w:val="0"/>
            <w:sz w:val="22"/>
            <w:lang w:val="vi-VN" w:eastAsia="vi-VN"/>
          </w:rPr>
          <w:tab/>
        </w:r>
        <w:r w:rsidRPr="00093B88">
          <w:rPr>
            <w:rStyle w:val="Siuktni"/>
          </w:rPr>
          <w:t>Giới thiệu về tính năng của Website</w:t>
        </w:r>
        <w:r>
          <w:rPr>
            <w:webHidden/>
          </w:rPr>
          <w:tab/>
        </w:r>
        <w:r>
          <w:rPr>
            <w:webHidden/>
          </w:rPr>
          <w:fldChar w:fldCharType="begin"/>
        </w:r>
        <w:r>
          <w:rPr>
            <w:webHidden/>
          </w:rPr>
          <w:instrText xml:space="preserve"> PAGEREF _Toc128301835 \h </w:instrText>
        </w:r>
        <w:r>
          <w:rPr>
            <w:webHidden/>
          </w:rPr>
        </w:r>
        <w:r>
          <w:rPr>
            <w:webHidden/>
          </w:rPr>
          <w:fldChar w:fldCharType="separate"/>
        </w:r>
        <w:r>
          <w:rPr>
            <w:webHidden/>
          </w:rPr>
          <w:t>8</w:t>
        </w:r>
        <w:r>
          <w:rPr>
            <w:webHidden/>
          </w:rPr>
          <w:fldChar w:fldCharType="end"/>
        </w:r>
      </w:hyperlink>
    </w:p>
    <w:p w14:paraId="70FE0C71" w14:textId="4D93E801" w:rsidR="00B375D5" w:rsidRDefault="00B375D5">
      <w:pPr>
        <w:pStyle w:val="Mucluc2"/>
        <w:rPr>
          <w:rFonts w:asciiTheme="minorHAnsi" w:eastAsiaTheme="minorEastAsia" w:hAnsiTheme="minorHAnsi" w:cstheme="minorBidi"/>
          <w:iCs w:val="0"/>
          <w:sz w:val="22"/>
          <w:lang w:val="vi-VN" w:eastAsia="vi-VN"/>
        </w:rPr>
      </w:pPr>
      <w:hyperlink w:anchor="_Toc128301836" w:history="1">
        <w:r w:rsidRPr="00093B88">
          <w:rPr>
            <w:rStyle w:val="Siuktni"/>
            <w14:scene3d>
              <w14:camera w14:prst="orthographicFront"/>
              <w14:lightRig w14:rig="threePt" w14:dir="t">
                <w14:rot w14:lat="0" w14:lon="0" w14:rev="0"/>
              </w14:lightRig>
            </w14:scene3d>
          </w:rPr>
          <w:t>2.6</w:t>
        </w:r>
        <w:r>
          <w:rPr>
            <w:rFonts w:asciiTheme="minorHAnsi" w:eastAsiaTheme="minorEastAsia" w:hAnsiTheme="minorHAnsi" w:cstheme="minorBidi"/>
            <w:iCs w:val="0"/>
            <w:sz w:val="22"/>
            <w:lang w:val="vi-VN" w:eastAsia="vi-VN"/>
          </w:rPr>
          <w:tab/>
        </w:r>
        <w:r w:rsidRPr="00093B88">
          <w:rPr>
            <w:rStyle w:val="Siuktni"/>
          </w:rPr>
          <w:t>Giới thiệu về cách sử dụng website</w:t>
        </w:r>
        <w:r>
          <w:rPr>
            <w:webHidden/>
          </w:rPr>
          <w:tab/>
        </w:r>
        <w:r>
          <w:rPr>
            <w:webHidden/>
          </w:rPr>
          <w:fldChar w:fldCharType="begin"/>
        </w:r>
        <w:r>
          <w:rPr>
            <w:webHidden/>
          </w:rPr>
          <w:instrText xml:space="preserve"> PAGEREF _Toc128301836 \h </w:instrText>
        </w:r>
        <w:r>
          <w:rPr>
            <w:webHidden/>
          </w:rPr>
        </w:r>
        <w:r>
          <w:rPr>
            <w:webHidden/>
          </w:rPr>
          <w:fldChar w:fldCharType="separate"/>
        </w:r>
        <w:r>
          <w:rPr>
            <w:webHidden/>
          </w:rPr>
          <w:t>10</w:t>
        </w:r>
        <w:r>
          <w:rPr>
            <w:webHidden/>
          </w:rPr>
          <w:fldChar w:fldCharType="end"/>
        </w:r>
      </w:hyperlink>
    </w:p>
    <w:p w14:paraId="5D302CE8" w14:textId="0DE9972B" w:rsidR="00B375D5" w:rsidRDefault="00B375D5">
      <w:pPr>
        <w:pStyle w:val="Mucluc1"/>
        <w:rPr>
          <w:rFonts w:asciiTheme="minorHAnsi" w:eastAsiaTheme="minorEastAsia" w:hAnsiTheme="minorHAnsi"/>
          <w:b w:val="0"/>
          <w:noProof/>
          <w:sz w:val="22"/>
          <w:lang w:val="vi-VN" w:eastAsia="vi-VN"/>
        </w:rPr>
      </w:pPr>
      <w:hyperlink w:anchor="_Toc128301837" w:history="1">
        <w:r w:rsidRPr="00093B88">
          <w:rPr>
            <w:rStyle w:val="Siuktni"/>
            <w:noProof/>
            <w:lang w:val="vi-VN"/>
            <w14:scene3d>
              <w14:camera w14:prst="orthographicFront"/>
              <w14:lightRig w14:rig="threePt" w14:dir="t">
                <w14:rot w14:lat="0" w14:lon="0" w14:rev="0"/>
              </w14:lightRig>
            </w14:scene3d>
          </w:rPr>
          <w:t>CHƯƠNG 3:</w:t>
        </w:r>
        <w:r>
          <w:rPr>
            <w:rFonts w:asciiTheme="minorHAnsi" w:eastAsiaTheme="minorEastAsia" w:hAnsiTheme="minorHAnsi"/>
            <w:b w:val="0"/>
            <w:noProof/>
            <w:sz w:val="22"/>
            <w:lang w:val="vi-VN" w:eastAsia="vi-VN"/>
          </w:rPr>
          <w:tab/>
        </w:r>
        <w:r w:rsidRPr="00093B88">
          <w:rPr>
            <w:rStyle w:val="Siuktni"/>
            <w:noProof/>
          </w:rPr>
          <w:t>KẾT</w:t>
        </w:r>
        <w:r w:rsidRPr="00093B88">
          <w:rPr>
            <w:rStyle w:val="Siuktni"/>
            <w:noProof/>
            <w:lang w:val="vi-VN"/>
          </w:rPr>
          <w:t xml:space="preserve"> LUẬN</w:t>
        </w:r>
        <w:r>
          <w:rPr>
            <w:noProof/>
            <w:webHidden/>
          </w:rPr>
          <w:tab/>
        </w:r>
        <w:r>
          <w:rPr>
            <w:noProof/>
            <w:webHidden/>
          </w:rPr>
          <w:fldChar w:fldCharType="begin"/>
        </w:r>
        <w:r>
          <w:rPr>
            <w:noProof/>
            <w:webHidden/>
          </w:rPr>
          <w:instrText xml:space="preserve"> PAGEREF _Toc128301837 \h </w:instrText>
        </w:r>
        <w:r>
          <w:rPr>
            <w:noProof/>
            <w:webHidden/>
          </w:rPr>
        </w:r>
        <w:r>
          <w:rPr>
            <w:noProof/>
            <w:webHidden/>
          </w:rPr>
          <w:fldChar w:fldCharType="separate"/>
        </w:r>
        <w:r>
          <w:rPr>
            <w:noProof/>
            <w:webHidden/>
          </w:rPr>
          <w:t>11</w:t>
        </w:r>
        <w:r>
          <w:rPr>
            <w:noProof/>
            <w:webHidden/>
          </w:rPr>
          <w:fldChar w:fldCharType="end"/>
        </w:r>
      </w:hyperlink>
    </w:p>
    <w:p w14:paraId="1C37A2D1" w14:textId="641733B9" w:rsidR="00B375D5" w:rsidRDefault="00B375D5">
      <w:pPr>
        <w:pStyle w:val="Mucluc2"/>
        <w:rPr>
          <w:rFonts w:asciiTheme="minorHAnsi" w:eastAsiaTheme="minorEastAsia" w:hAnsiTheme="minorHAnsi" w:cstheme="minorBidi"/>
          <w:iCs w:val="0"/>
          <w:sz w:val="22"/>
          <w:lang w:val="vi-VN" w:eastAsia="vi-VN"/>
        </w:rPr>
      </w:pPr>
      <w:hyperlink w:anchor="_Toc128301838" w:history="1">
        <w:r w:rsidRPr="00093B88">
          <w:rPr>
            <w:rStyle w:val="Siuktni"/>
            <w:lang w:val="vi-VN"/>
            <w14:scene3d>
              <w14:camera w14:prst="orthographicFront"/>
              <w14:lightRig w14:rig="threePt" w14:dir="t">
                <w14:rot w14:lat="0" w14:lon="0" w14:rev="0"/>
              </w14:lightRig>
            </w14:scene3d>
          </w:rPr>
          <w:t>3.1</w:t>
        </w:r>
        <w:r>
          <w:rPr>
            <w:rFonts w:asciiTheme="minorHAnsi" w:eastAsiaTheme="minorEastAsia" w:hAnsiTheme="minorHAnsi" w:cstheme="minorBidi"/>
            <w:iCs w:val="0"/>
            <w:sz w:val="22"/>
            <w:lang w:val="vi-VN" w:eastAsia="vi-VN"/>
          </w:rPr>
          <w:tab/>
        </w:r>
        <w:r w:rsidRPr="00093B88">
          <w:rPr>
            <w:rStyle w:val="Siuktni"/>
            <w:lang w:val="vi-VN"/>
          </w:rPr>
          <w:t>Kết quả đạt được</w:t>
        </w:r>
        <w:r>
          <w:rPr>
            <w:webHidden/>
          </w:rPr>
          <w:tab/>
        </w:r>
        <w:r>
          <w:rPr>
            <w:webHidden/>
          </w:rPr>
          <w:fldChar w:fldCharType="begin"/>
        </w:r>
        <w:r>
          <w:rPr>
            <w:webHidden/>
          </w:rPr>
          <w:instrText xml:space="preserve"> PAGEREF _Toc128301838 \h </w:instrText>
        </w:r>
        <w:r>
          <w:rPr>
            <w:webHidden/>
          </w:rPr>
        </w:r>
        <w:r>
          <w:rPr>
            <w:webHidden/>
          </w:rPr>
          <w:fldChar w:fldCharType="separate"/>
        </w:r>
        <w:r>
          <w:rPr>
            <w:webHidden/>
          </w:rPr>
          <w:t>11</w:t>
        </w:r>
        <w:r>
          <w:rPr>
            <w:webHidden/>
          </w:rPr>
          <w:fldChar w:fldCharType="end"/>
        </w:r>
      </w:hyperlink>
    </w:p>
    <w:p w14:paraId="1D6DD9EF" w14:textId="4926565C" w:rsidR="00B375D5" w:rsidRDefault="00B375D5">
      <w:pPr>
        <w:pStyle w:val="Mucluc2"/>
        <w:rPr>
          <w:rFonts w:asciiTheme="minorHAnsi" w:eastAsiaTheme="minorEastAsia" w:hAnsiTheme="minorHAnsi" w:cstheme="minorBidi"/>
          <w:iCs w:val="0"/>
          <w:sz w:val="22"/>
          <w:lang w:val="vi-VN" w:eastAsia="vi-VN"/>
        </w:rPr>
      </w:pPr>
      <w:hyperlink w:anchor="_Toc128301839" w:history="1">
        <w:r w:rsidRPr="00093B88">
          <w:rPr>
            <w:rStyle w:val="Siuktni"/>
            <w:lang w:val="vi-VN"/>
            <w14:scene3d>
              <w14:camera w14:prst="orthographicFront"/>
              <w14:lightRig w14:rig="threePt" w14:dir="t">
                <w14:rot w14:lat="0" w14:lon="0" w14:rev="0"/>
              </w14:lightRig>
            </w14:scene3d>
          </w:rPr>
          <w:t>3.2</w:t>
        </w:r>
        <w:r>
          <w:rPr>
            <w:rFonts w:asciiTheme="minorHAnsi" w:eastAsiaTheme="minorEastAsia" w:hAnsiTheme="minorHAnsi" w:cstheme="minorBidi"/>
            <w:iCs w:val="0"/>
            <w:sz w:val="22"/>
            <w:lang w:val="vi-VN" w:eastAsia="vi-VN"/>
          </w:rPr>
          <w:tab/>
        </w:r>
        <w:r w:rsidRPr="00093B88">
          <w:rPr>
            <w:rStyle w:val="Siuktni"/>
            <w:lang w:val="vi-VN"/>
          </w:rPr>
          <w:t>Nhược điểm</w:t>
        </w:r>
        <w:r>
          <w:rPr>
            <w:webHidden/>
          </w:rPr>
          <w:tab/>
        </w:r>
        <w:r>
          <w:rPr>
            <w:webHidden/>
          </w:rPr>
          <w:fldChar w:fldCharType="begin"/>
        </w:r>
        <w:r>
          <w:rPr>
            <w:webHidden/>
          </w:rPr>
          <w:instrText xml:space="preserve"> PAGEREF _Toc128301839 \h </w:instrText>
        </w:r>
        <w:r>
          <w:rPr>
            <w:webHidden/>
          </w:rPr>
        </w:r>
        <w:r>
          <w:rPr>
            <w:webHidden/>
          </w:rPr>
          <w:fldChar w:fldCharType="separate"/>
        </w:r>
        <w:r>
          <w:rPr>
            <w:webHidden/>
          </w:rPr>
          <w:t>11</w:t>
        </w:r>
        <w:r>
          <w:rPr>
            <w:webHidden/>
          </w:rPr>
          <w:fldChar w:fldCharType="end"/>
        </w:r>
      </w:hyperlink>
    </w:p>
    <w:p w14:paraId="1A4E6D89" w14:textId="408306AC" w:rsidR="00B375D5" w:rsidRDefault="00B375D5">
      <w:pPr>
        <w:pStyle w:val="Mucluc2"/>
        <w:rPr>
          <w:rFonts w:asciiTheme="minorHAnsi" w:eastAsiaTheme="minorEastAsia" w:hAnsiTheme="minorHAnsi" w:cstheme="minorBidi"/>
          <w:iCs w:val="0"/>
          <w:sz w:val="22"/>
          <w:lang w:val="vi-VN" w:eastAsia="vi-VN"/>
        </w:rPr>
      </w:pPr>
      <w:hyperlink w:anchor="_Toc128301840" w:history="1">
        <w:r w:rsidRPr="00093B88">
          <w:rPr>
            <w:rStyle w:val="Siuktni"/>
            <w:lang w:val="vi-VN"/>
            <w14:scene3d>
              <w14:camera w14:prst="orthographicFront"/>
              <w14:lightRig w14:rig="threePt" w14:dir="t">
                <w14:rot w14:lat="0" w14:lon="0" w14:rev="0"/>
              </w14:lightRig>
            </w14:scene3d>
          </w:rPr>
          <w:t>3.3</w:t>
        </w:r>
        <w:r>
          <w:rPr>
            <w:rFonts w:asciiTheme="minorHAnsi" w:eastAsiaTheme="minorEastAsia" w:hAnsiTheme="minorHAnsi" w:cstheme="minorBidi"/>
            <w:iCs w:val="0"/>
            <w:sz w:val="22"/>
            <w:lang w:val="vi-VN" w:eastAsia="vi-VN"/>
          </w:rPr>
          <w:tab/>
        </w:r>
        <w:r w:rsidRPr="00093B88">
          <w:rPr>
            <w:rStyle w:val="Siuktni"/>
            <w:lang w:val="vi-VN"/>
          </w:rPr>
          <w:t>Hướng phát triển</w:t>
        </w:r>
        <w:r>
          <w:rPr>
            <w:webHidden/>
          </w:rPr>
          <w:tab/>
        </w:r>
        <w:r>
          <w:rPr>
            <w:webHidden/>
          </w:rPr>
          <w:fldChar w:fldCharType="begin"/>
        </w:r>
        <w:r>
          <w:rPr>
            <w:webHidden/>
          </w:rPr>
          <w:instrText xml:space="preserve"> PAGEREF _Toc128301840 \h </w:instrText>
        </w:r>
        <w:r>
          <w:rPr>
            <w:webHidden/>
          </w:rPr>
        </w:r>
        <w:r>
          <w:rPr>
            <w:webHidden/>
          </w:rPr>
          <w:fldChar w:fldCharType="separate"/>
        </w:r>
        <w:r>
          <w:rPr>
            <w:webHidden/>
          </w:rPr>
          <w:t>11</w:t>
        </w:r>
        <w:r>
          <w:rPr>
            <w:webHidden/>
          </w:rPr>
          <w:fldChar w:fldCharType="end"/>
        </w:r>
      </w:hyperlink>
    </w:p>
    <w:p w14:paraId="4DCCCDBA" w14:textId="1CC7A804" w:rsidR="00B375D5" w:rsidRDefault="00B375D5">
      <w:pPr>
        <w:pStyle w:val="Mucluc2"/>
        <w:rPr>
          <w:rFonts w:asciiTheme="minorHAnsi" w:eastAsiaTheme="minorEastAsia" w:hAnsiTheme="minorHAnsi" w:cstheme="minorBidi"/>
          <w:iCs w:val="0"/>
          <w:sz w:val="22"/>
          <w:lang w:val="vi-VN" w:eastAsia="vi-VN"/>
        </w:rPr>
      </w:pPr>
      <w:hyperlink w:anchor="_Toc128301841" w:history="1">
        <w:r w:rsidRPr="00093B88">
          <w:rPr>
            <w:rStyle w:val="Siuktni"/>
            <w:lang w:val="vi-VN"/>
            <w14:scene3d>
              <w14:camera w14:prst="orthographicFront"/>
              <w14:lightRig w14:rig="threePt" w14:dir="t">
                <w14:rot w14:lat="0" w14:lon="0" w14:rev="0"/>
              </w14:lightRig>
            </w14:scene3d>
          </w:rPr>
          <w:t>3.4</w:t>
        </w:r>
        <w:r>
          <w:rPr>
            <w:rFonts w:asciiTheme="minorHAnsi" w:eastAsiaTheme="minorEastAsia" w:hAnsiTheme="minorHAnsi" w:cstheme="minorBidi"/>
            <w:iCs w:val="0"/>
            <w:sz w:val="22"/>
            <w:lang w:val="vi-VN" w:eastAsia="vi-VN"/>
          </w:rPr>
          <w:tab/>
        </w:r>
        <w:r w:rsidRPr="00093B88">
          <w:rPr>
            <w:rStyle w:val="Siuktni"/>
            <w:lang w:val="vi-VN"/>
          </w:rPr>
          <w:t>Kết luận</w:t>
        </w:r>
        <w:r>
          <w:rPr>
            <w:webHidden/>
          </w:rPr>
          <w:tab/>
        </w:r>
        <w:r>
          <w:rPr>
            <w:webHidden/>
          </w:rPr>
          <w:fldChar w:fldCharType="begin"/>
        </w:r>
        <w:r>
          <w:rPr>
            <w:webHidden/>
          </w:rPr>
          <w:instrText xml:space="preserve"> PAGEREF _Toc128301841 \h </w:instrText>
        </w:r>
        <w:r>
          <w:rPr>
            <w:webHidden/>
          </w:rPr>
        </w:r>
        <w:r>
          <w:rPr>
            <w:webHidden/>
          </w:rPr>
          <w:fldChar w:fldCharType="separate"/>
        </w:r>
        <w:r>
          <w:rPr>
            <w:webHidden/>
          </w:rPr>
          <w:t>11</w:t>
        </w:r>
        <w:r>
          <w:rPr>
            <w:webHidden/>
          </w:rPr>
          <w:fldChar w:fldCharType="end"/>
        </w:r>
      </w:hyperlink>
    </w:p>
    <w:p w14:paraId="44FD31CF" w14:textId="6155ACFD" w:rsidR="00B375D5" w:rsidRDefault="00B375D5">
      <w:pPr>
        <w:pStyle w:val="Mucluc1"/>
        <w:rPr>
          <w:rFonts w:asciiTheme="minorHAnsi" w:eastAsiaTheme="minorEastAsia" w:hAnsiTheme="minorHAnsi"/>
          <w:b w:val="0"/>
          <w:noProof/>
          <w:sz w:val="22"/>
          <w:lang w:val="vi-VN" w:eastAsia="vi-VN"/>
        </w:rPr>
      </w:pPr>
      <w:hyperlink w:anchor="_Toc128301842" w:history="1">
        <w:r w:rsidRPr="00093B88">
          <w:rPr>
            <w:rStyle w:val="Siuktni"/>
            <w:noProof/>
            <w:lang w:val="vi-VN"/>
          </w:rPr>
          <w:t>TÀI LIỆU THAM KHẢO</w:t>
        </w:r>
        <w:r>
          <w:rPr>
            <w:noProof/>
            <w:webHidden/>
          </w:rPr>
          <w:tab/>
        </w:r>
        <w:r>
          <w:rPr>
            <w:noProof/>
            <w:webHidden/>
          </w:rPr>
          <w:fldChar w:fldCharType="begin"/>
        </w:r>
        <w:r>
          <w:rPr>
            <w:noProof/>
            <w:webHidden/>
          </w:rPr>
          <w:instrText xml:space="preserve"> PAGEREF _Toc128301842 \h </w:instrText>
        </w:r>
        <w:r>
          <w:rPr>
            <w:noProof/>
            <w:webHidden/>
          </w:rPr>
        </w:r>
        <w:r>
          <w:rPr>
            <w:noProof/>
            <w:webHidden/>
          </w:rPr>
          <w:fldChar w:fldCharType="separate"/>
        </w:r>
        <w:r>
          <w:rPr>
            <w:noProof/>
            <w:webHidden/>
          </w:rPr>
          <w:t>12</w:t>
        </w:r>
        <w:r>
          <w:rPr>
            <w:noProof/>
            <w:webHidden/>
          </w:rPr>
          <w:fldChar w:fldCharType="end"/>
        </w:r>
      </w:hyperlink>
    </w:p>
    <w:p w14:paraId="799D24F6" w14:textId="406CB8DA" w:rsidR="00843C2F" w:rsidRPr="008B4057" w:rsidRDefault="00B375D5" w:rsidP="007A6691">
      <w:pPr>
        <w:pStyle w:val="uMucluc"/>
        <w:jc w:val="both"/>
        <w:rPr>
          <w:rFonts w:ascii="Times New Roman" w:hAnsi="Times New Roman" w:cs="Times New Roman"/>
          <w:color w:val="auto"/>
        </w:rPr>
      </w:pPr>
      <w:r>
        <w:rPr>
          <w:rFonts w:ascii="Times New Roman" w:eastAsiaTheme="minorHAnsi" w:hAnsi="Times New Roman" w:cs="Times New Roman"/>
          <w:b/>
          <w:color w:val="auto"/>
          <w:sz w:val="26"/>
          <w:szCs w:val="22"/>
        </w:rPr>
        <w:fldChar w:fldCharType="end"/>
      </w:r>
    </w:p>
    <w:p w14:paraId="16CC3263" w14:textId="77777777" w:rsidR="00843C2F" w:rsidRPr="008B4057" w:rsidRDefault="00843C2F" w:rsidP="00AE6227">
      <w:pPr>
        <w:jc w:val="both"/>
        <w:rPr>
          <w:rFonts w:cs="Times New Roman"/>
        </w:rPr>
      </w:pPr>
    </w:p>
    <w:p w14:paraId="31D1BDCB" w14:textId="77777777" w:rsidR="002256E6" w:rsidRPr="008B4057" w:rsidRDefault="002256E6" w:rsidP="00AE6227">
      <w:pPr>
        <w:spacing w:before="120" w:after="0" w:line="240" w:lineRule="auto"/>
        <w:jc w:val="both"/>
        <w:rPr>
          <w:rFonts w:cs="Times New Roman"/>
          <w:b/>
          <w:szCs w:val="26"/>
        </w:rPr>
      </w:pPr>
    </w:p>
    <w:p w14:paraId="69F97847" w14:textId="77777777" w:rsidR="00AE0F75" w:rsidRPr="008B4057" w:rsidRDefault="00AE0F75" w:rsidP="00AE6227">
      <w:pPr>
        <w:spacing w:before="120" w:after="0" w:line="240" w:lineRule="auto"/>
        <w:jc w:val="both"/>
        <w:rPr>
          <w:rFonts w:cs="Times New Roman"/>
          <w:b/>
          <w:szCs w:val="26"/>
        </w:rPr>
      </w:pPr>
    </w:p>
    <w:p w14:paraId="5AAFAE24" w14:textId="77777777" w:rsidR="00AE0F75" w:rsidRPr="008B4057" w:rsidRDefault="00AE0F75" w:rsidP="00AE6227">
      <w:pPr>
        <w:jc w:val="both"/>
        <w:rPr>
          <w:rFonts w:cs="Times New Roman"/>
          <w:b/>
          <w:szCs w:val="26"/>
        </w:rPr>
      </w:pPr>
      <w:r w:rsidRPr="008B4057">
        <w:rPr>
          <w:rFonts w:cs="Times New Roman"/>
          <w:b/>
          <w:szCs w:val="26"/>
        </w:rPr>
        <w:br w:type="page"/>
      </w:r>
    </w:p>
    <w:p w14:paraId="51DC9ECE" w14:textId="77777777" w:rsidR="00AE0F75" w:rsidRPr="008B4057" w:rsidRDefault="00AE0F75" w:rsidP="00B926B2">
      <w:pPr>
        <w:pStyle w:val="Tiu"/>
        <w:rPr>
          <w:rFonts w:cs="Times New Roman"/>
        </w:rPr>
      </w:pPr>
      <w:bookmarkStart w:id="23" w:name="_Toc81794182"/>
      <w:bookmarkStart w:id="24" w:name="_Toc81842351"/>
      <w:bookmarkStart w:id="25" w:name="_Toc81842393"/>
      <w:bookmarkStart w:id="26" w:name="_Toc81842561"/>
      <w:bookmarkStart w:id="27" w:name="_Toc81944065"/>
      <w:bookmarkStart w:id="28" w:name="_Toc81944149"/>
      <w:bookmarkStart w:id="29" w:name="_Toc81944191"/>
      <w:bookmarkStart w:id="30" w:name="_Toc128277735"/>
      <w:bookmarkStart w:id="31" w:name="_Toc128301823"/>
      <w:r w:rsidRPr="008B4057">
        <w:rPr>
          <w:rFonts w:cs="Times New Roman"/>
        </w:rPr>
        <w:lastRenderedPageBreak/>
        <w:t>MỤC LỤC HÌNH ẢNH</w:t>
      </w:r>
      <w:bookmarkEnd w:id="23"/>
      <w:bookmarkEnd w:id="24"/>
      <w:bookmarkEnd w:id="25"/>
      <w:bookmarkEnd w:id="26"/>
      <w:bookmarkEnd w:id="27"/>
      <w:bookmarkEnd w:id="28"/>
      <w:bookmarkEnd w:id="29"/>
      <w:bookmarkEnd w:id="30"/>
      <w:bookmarkEnd w:id="31"/>
    </w:p>
    <w:p w14:paraId="0DEF2D7B" w14:textId="6FF0DBB8" w:rsidR="00D01CB3" w:rsidRPr="008B4057" w:rsidRDefault="00D01CB3" w:rsidP="00AE6227">
      <w:pPr>
        <w:pStyle w:val="Tiu"/>
        <w:jc w:val="both"/>
        <w:rPr>
          <w:rFonts w:cs="Times New Roman"/>
          <w:b w:val="0"/>
          <w:szCs w:val="26"/>
        </w:rPr>
      </w:pPr>
    </w:p>
    <w:p w14:paraId="378BBC35" w14:textId="514C7ACF" w:rsidR="0076508B" w:rsidRDefault="0076508B">
      <w:pPr>
        <w:pStyle w:val="Banghinhminhhoa"/>
        <w:tabs>
          <w:tab w:val="right" w:leader="dot" w:pos="9062"/>
        </w:tabs>
        <w:rPr>
          <w:rFonts w:asciiTheme="minorHAnsi" w:eastAsiaTheme="minorEastAsia" w:hAnsiTheme="minorHAnsi"/>
          <w:noProof/>
          <w:sz w:val="22"/>
          <w:lang w:val="vi-VN" w:eastAsia="vi-VN"/>
        </w:rPr>
      </w:pPr>
      <w:r>
        <w:fldChar w:fldCharType="begin"/>
      </w:r>
      <w:r>
        <w:instrText xml:space="preserve"> TOC \h \z \c "Hình" </w:instrText>
      </w:r>
      <w:r>
        <w:fldChar w:fldCharType="separate"/>
      </w:r>
      <w:hyperlink w:anchor="_Toc128301927" w:history="1">
        <w:r w:rsidRPr="008177FF">
          <w:rPr>
            <w:rStyle w:val="Siuktni"/>
            <w:noProof/>
          </w:rPr>
          <w:t>Hình 1.1</w:t>
        </w:r>
        <w:r w:rsidRPr="008177FF">
          <w:rPr>
            <w:rStyle w:val="Siuktni"/>
            <w:noProof/>
            <w:lang w:val="vi-VN"/>
          </w:rPr>
          <w:t xml:space="preserve"> mô hình hoạt động của website</w:t>
        </w:r>
        <w:r>
          <w:rPr>
            <w:noProof/>
            <w:webHidden/>
          </w:rPr>
          <w:tab/>
        </w:r>
        <w:r>
          <w:rPr>
            <w:noProof/>
            <w:webHidden/>
          </w:rPr>
          <w:fldChar w:fldCharType="begin"/>
        </w:r>
        <w:r>
          <w:rPr>
            <w:noProof/>
            <w:webHidden/>
          </w:rPr>
          <w:instrText xml:space="preserve"> PAGEREF _Toc128301927 \h </w:instrText>
        </w:r>
        <w:r>
          <w:rPr>
            <w:noProof/>
            <w:webHidden/>
          </w:rPr>
        </w:r>
        <w:r>
          <w:rPr>
            <w:noProof/>
            <w:webHidden/>
          </w:rPr>
          <w:fldChar w:fldCharType="separate"/>
        </w:r>
        <w:r>
          <w:rPr>
            <w:noProof/>
            <w:webHidden/>
          </w:rPr>
          <w:t>6</w:t>
        </w:r>
        <w:r>
          <w:rPr>
            <w:noProof/>
            <w:webHidden/>
          </w:rPr>
          <w:fldChar w:fldCharType="end"/>
        </w:r>
      </w:hyperlink>
    </w:p>
    <w:p w14:paraId="06C01779" w14:textId="4BA66C3C" w:rsidR="0076508B" w:rsidRDefault="0076508B">
      <w:pPr>
        <w:pStyle w:val="Banghinhminhhoa"/>
        <w:tabs>
          <w:tab w:val="right" w:leader="dot" w:pos="9062"/>
        </w:tabs>
        <w:rPr>
          <w:rFonts w:asciiTheme="minorHAnsi" w:eastAsiaTheme="minorEastAsia" w:hAnsiTheme="minorHAnsi"/>
          <w:noProof/>
          <w:sz w:val="22"/>
          <w:lang w:val="vi-VN" w:eastAsia="vi-VN"/>
        </w:rPr>
      </w:pPr>
      <w:hyperlink w:anchor="_Toc128301928" w:history="1">
        <w:r w:rsidRPr="008177FF">
          <w:rPr>
            <w:rStyle w:val="Siuktni"/>
            <w:noProof/>
          </w:rPr>
          <w:t>Hình 2.1</w:t>
        </w:r>
        <w:r w:rsidRPr="008177FF">
          <w:rPr>
            <w:rStyle w:val="Siuktni"/>
            <w:noProof/>
            <w:lang w:val="vi-VN"/>
          </w:rPr>
          <w:t xml:space="preserve"> header của website</w:t>
        </w:r>
        <w:r>
          <w:rPr>
            <w:noProof/>
            <w:webHidden/>
          </w:rPr>
          <w:tab/>
        </w:r>
        <w:r>
          <w:rPr>
            <w:noProof/>
            <w:webHidden/>
          </w:rPr>
          <w:fldChar w:fldCharType="begin"/>
        </w:r>
        <w:r>
          <w:rPr>
            <w:noProof/>
            <w:webHidden/>
          </w:rPr>
          <w:instrText xml:space="preserve"> PAGEREF _Toc128301928 \h </w:instrText>
        </w:r>
        <w:r>
          <w:rPr>
            <w:noProof/>
            <w:webHidden/>
          </w:rPr>
        </w:r>
        <w:r>
          <w:rPr>
            <w:noProof/>
            <w:webHidden/>
          </w:rPr>
          <w:fldChar w:fldCharType="separate"/>
        </w:r>
        <w:r>
          <w:rPr>
            <w:noProof/>
            <w:webHidden/>
          </w:rPr>
          <w:t>8</w:t>
        </w:r>
        <w:r>
          <w:rPr>
            <w:noProof/>
            <w:webHidden/>
          </w:rPr>
          <w:fldChar w:fldCharType="end"/>
        </w:r>
      </w:hyperlink>
    </w:p>
    <w:p w14:paraId="125124BF" w14:textId="2B173FBE" w:rsidR="0076508B" w:rsidRDefault="0076508B">
      <w:pPr>
        <w:pStyle w:val="Banghinhminhhoa"/>
        <w:tabs>
          <w:tab w:val="right" w:leader="dot" w:pos="9062"/>
        </w:tabs>
        <w:rPr>
          <w:rFonts w:asciiTheme="minorHAnsi" w:eastAsiaTheme="minorEastAsia" w:hAnsiTheme="minorHAnsi"/>
          <w:noProof/>
          <w:sz w:val="22"/>
          <w:lang w:val="vi-VN" w:eastAsia="vi-VN"/>
        </w:rPr>
      </w:pPr>
      <w:hyperlink w:anchor="_Toc128301929" w:history="1">
        <w:r w:rsidRPr="008177FF">
          <w:rPr>
            <w:rStyle w:val="Siuktni"/>
            <w:noProof/>
          </w:rPr>
          <w:t>Hình 2.2</w:t>
        </w:r>
        <w:r w:rsidRPr="008177FF">
          <w:rPr>
            <w:rStyle w:val="Siuktni"/>
            <w:noProof/>
            <w:lang w:val="vi-VN"/>
          </w:rPr>
          <w:t xml:space="preserve"> footer của website</w:t>
        </w:r>
        <w:r>
          <w:rPr>
            <w:noProof/>
            <w:webHidden/>
          </w:rPr>
          <w:tab/>
        </w:r>
        <w:r>
          <w:rPr>
            <w:noProof/>
            <w:webHidden/>
          </w:rPr>
          <w:fldChar w:fldCharType="begin"/>
        </w:r>
        <w:r>
          <w:rPr>
            <w:noProof/>
            <w:webHidden/>
          </w:rPr>
          <w:instrText xml:space="preserve"> PAGEREF _Toc128301929 \h </w:instrText>
        </w:r>
        <w:r>
          <w:rPr>
            <w:noProof/>
            <w:webHidden/>
          </w:rPr>
        </w:r>
        <w:r>
          <w:rPr>
            <w:noProof/>
            <w:webHidden/>
          </w:rPr>
          <w:fldChar w:fldCharType="separate"/>
        </w:r>
        <w:r>
          <w:rPr>
            <w:noProof/>
            <w:webHidden/>
          </w:rPr>
          <w:t>10</w:t>
        </w:r>
        <w:r>
          <w:rPr>
            <w:noProof/>
            <w:webHidden/>
          </w:rPr>
          <w:fldChar w:fldCharType="end"/>
        </w:r>
      </w:hyperlink>
    </w:p>
    <w:p w14:paraId="26EDB3CB" w14:textId="4DFB782C" w:rsidR="00856540" w:rsidRPr="008B4057" w:rsidRDefault="0076508B" w:rsidP="00856540">
      <w:r>
        <w:fldChar w:fldCharType="end"/>
      </w:r>
    </w:p>
    <w:p w14:paraId="688C3F40" w14:textId="77777777" w:rsidR="00856540" w:rsidRPr="008B4057" w:rsidRDefault="00856540" w:rsidP="00856540"/>
    <w:p w14:paraId="0BBE38F5" w14:textId="77777777" w:rsidR="00856540" w:rsidRPr="008B4057" w:rsidRDefault="00856540" w:rsidP="00856540"/>
    <w:p w14:paraId="436D807B" w14:textId="77777777" w:rsidR="00856540" w:rsidRPr="008B4057" w:rsidRDefault="00856540" w:rsidP="00856540"/>
    <w:p w14:paraId="512C0931" w14:textId="1FD1B5FA" w:rsidR="00B0326E" w:rsidRDefault="00B0326E" w:rsidP="00856540"/>
    <w:p w14:paraId="4B3F067F" w14:textId="77777777" w:rsidR="00B0326E" w:rsidRDefault="00B0326E">
      <w:r>
        <w:br w:type="page"/>
      </w:r>
    </w:p>
    <w:p w14:paraId="57A63F28" w14:textId="2B670F9D" w:rsidR="00856540" w:rsidRDefault="00B0326E" w:rsidP="00B0326E">
      <w:pPr>
        <w:pStyle w:val="Tiu"/>
        <w:rPr>
          <w:lang w:val="vi-VN"/>
        </w:rPr>
      </w:pPr>
      <w:bookmarkStart w:id="32" w:name="_Toc128301824"/>
      <w:r>
        <w:rPr>
          <w:lang w:val="vi-VN"/>
        </w:rPr>
        <w:lastRenderedPageBreak/>
        <w:t>GIỚI THIỆU CHUNG</w:t>
      </w:r>
      <w:bookmarkEnd w:id="32"/>
    </w:p>
    <w:p w14:paraId="270AFEB3" w14:textId="6A873B81" w:rsidR="00110CC1" w:rsidRPr="00110CC1" w:rsidRDefault="00110CC1" w:rsidP="00A06B46">
      <w:pPr>
        <w:pStyle w:val="A1"/>
        <w:numPr>
          <w:ilvl w:val="0"/>
          <w:numId w:val="40"/>
        </w:numPr>
      </w:pPr>
      <w:bookmarkStart w:id="33" w:name="_Toc128301825"/>
      <w:r>
        <w:t>Lý do thực hiện</w:t>
      </w:r>
      <w:bookmarkEnd w:id="33"/>
      <w:r>
        <w:t xml:space="preserve"> </w:t>
      </w:r>
    </w:p>
    <w:p w14:paraId="213648B0" w14:textId="5B6E7E85" w:rsidR="00110CC1" w:rsidRPr="00A06B46" w:rsidRDefault="00110CC1" w:rsidP="004B3FED">
      <w:pPr>
        <w:jc w:val="both"/>
        <w:rPr>
          <w:shd w:val="clear" w:color="auto" w:fill="FFFFFF"/>
        </w:rPr>
      </w:pPr>
      <w:r w:rsidRPr="00A06B46">
        <w:rPr>
          <w:shd w:val="clear" w:color="auto" w:fill="FFFFFF"/>
        </w:rPr>
        <w:t xml:space="preserve">Nhằm đảm bảo rằng sinh viên có đầy đủ kiến thức về các kĩ năng mềm như : xây dựng website , thiết kế video , xây dựng video , poster và viết báo cáo </w:t>
      </w:r>
      <w:r w:rsidR="00A06B46" w:rsidRPr="00A06B46">
        <w:rPr>
          <w:shd w:val="clear" w:color="auto" w:fill="FFFFFF"/>
        </w:rPr>
        <w:t>word,</w:t>
      </w:r>
      <w:r w:rsidRPr="00A06B46">
        <w:rPr>
          <w:shd w:val="clear" w:color="auto" w:fill="FFFFFF"/>
        </w:rPr>
        <w:t xml:space="preserve"> việc hoàn thành dự án sẽ giúp nhóm tự kiểm tra và xác định mức độ hiểu biết về các ki năng mềm đồng thời rèn luyện khả năng làm việc nhóm .</w:t>
      </w:r>
    </w:p>
    <w:p w14:paraId="2E37FF8F" w14:textId="46BFC054" w:rsidR="00110CC1" w:rsidRPr="00A06B46" w:rsidRDefault="00110CC1" w:rsidP="004B3FED">
      <w:pPr>
        <w:jc w:val="both"/>
        <w:rPr>
          <w:shd w:val="clear" w:color="auto" w:fill="FFFFFF"/>
        </w:rPr>
      </w:pPr>
      <w:r w:rsidRPr="00A06B46">
        <w:rPr>
          <w:shd w:val="clear" w:color="auto" w:fill="FFFFFF"/>
        </w:rPr>
        <w:t>Việc làm việc nhóm trong dự án cũng sẽ giúp sinh viên rèn luyện kỹ năng giao tiếp và trao đổi thông tin hiệu quả với đồng đội. Ngoài ra, trong quá trình thực hiện dự án, sinh viên còn có cơ hội học hỏi và chia sẻ kinh nghiệm với nhau, từ đó cải thiện và phát triển các kỹ năng mềm của mình.</w:t>
      </w:r>
    </w:p>
    <w:p w14:paraId="35EDB471" w14:textId="77777777" w:rsidR="00110CC1" w:rsidRDefault="00110CC1" w:rsidP="00A06B46">
      <w:pPr>
        <w:pStyle w:val="A1"/>
        <w:rPr>
          <w:shd w:val="clear" w:color="auto" w:fill="FFFFFF"/>
        </w:rPr>
      </w:pPr>
    </w:p>
    <w:p w14:paraId="5C08B7AD" w14:textId="07A6CB05" w:rsidR="00A06B46" w:rsidRPr="00A06B46" w:rsidRDefault="00A06B46" w:rsidP="00A06B46">
      <w:pPr>
        <w:pStyle w:val="A1"/>
        <w:numPr>
          <w:ilvl w:val="0"/>
          <w:numId w:val="40"/>
        </w:numPr>
        <w:rPr>
          <w:shd w:val="clear" w:color="auto" w:fill="FFFFFF"/>
        </w:rPr>
      </w:pPr>
      <w:bookmarkStart w:id="34" w:name="_Toc128301826"/>
      <w:r>
        <w:rPr>
          <w:shd w:val="clear" w:color="auto" w:fill="FFFFFF"/>
        </w:rPr>
        <w:t>Mục tiêu thực hiện</w:t>
      </w:r>
      <w:bookmarkEnd w:id="34"/>
    </w:p>
    <w:p w14:paraId="1D2D391B" w14:textId="01809C33" w:rsidR="00A06B46" w:rsidRDefault="00A06B46" w:rsidP="00A06B46">
      <w:pPr>
        <w:pStyle w:val="oancuaDanhsach"/>
        <w:numPr>
          <w:ilvl w:val="0"/>
          <w:numId w:val="41"/>
        </w:numPr>
        <w:spacing w:before="120" w:after="0" w:line="240" w:lineRule="auto"/>
        <w:jc w:val="both"/>
        <w:outlineLvl w:val="1"/>
        <w:rPr>
          <w:rFonts w:eastAsia="Times New Roman" w:cs="Times New Roman"/>
          <w:szCs w:val="26"/>
        </w:rPr>
      </w:pPr>
      <w:r>
        <w:rPr>
          <w:rFonts w:eastAsia="Times New Roman" w:cs="Times New Roman"/>
          <w:szCs w:val="26"/>
        </w:rPr>
        <w:t>Hoàn thành được sản phẩm và báo cáo đồ án môn học.</w:t>
      </w:r>
    </w:p>
    <w:p w14:paraId="3DF512B1" w14:textId="5A5C18A7" w:rsidR="00A06B46" w:rsidRPr="00A06B46" w:rsidRDefault="00A06B46" w:rsidP="00A06B46">
      <w:pPr>
        <w:pStyle w:val="oancuaDanhsach"/>
        <w:numPr>
          <w:ilvl w:val="0"/>
          <w:numId w:val="41"/>
        </w:numPr>
        <w:spacing w:before="120" w:after="0" w:line="240" w:lineRule="auto"/>
        <w:jc w:val="both"/>
        <w:outlineLvl w:val="1"/>
        <w:rPr>
          <w:rFonts w:eastAsia="Times New Roman" w:cs="Times New Roman"/>
          <w:szCs w:val="26"/>
        </w:rPr>
      </w:pPr>
      <w:r>
        <w:rPr>
          <w:rFonts w:eastAsia="Times New Roman" w:cs="Times New Roman"/>
          <w:szCs w:val="26"/>
        </w:rPr>
        <w:t>Tìm</w:t>
      </w:r>
      <w:r>
        <w:rPr>
          <w:rFonts w:eastAsia="Times New Roman" w:cs="Times New Roman"/>
          <w:szCs w:val="26"/>
          <w:lang w:val="vi-VN"/>
        </w:rPr>
        <w:t xml:space="preserve"> hiểu được các kĩ năng cần thiết.</w:t>
      </w:r>
    </w:p>
    <w:p w14:paraId="7BCE1F53" w14:textId="34E4A21E" w:rsidR="00110CC1" w:rsidRPr="00A06B46" w:rsidRDefault="00A06B46" w:rsidP="00B106EA">
      <w:pPr>
        <w:pStyle w:val="oancuaDanhsach"/>
        <w:numPr>
          <w:ilvl w:val="0"/>
          <w:numId w:val="41"/>
        </w:numPr>
        <w:spacing w:before="120" w:after="0" w:line="240" w:lineRule="auto"/>
        <w:jc w:val="both"/>
        <w:outlineLvl w:val="1"/>
      </w:pPr>
      <w:r w:rsidRPr="00A06B46">
        <w:rPr>
          <w:rFonts w:eastAsia="Times New Roman" w:cs="Times New Roman"/>
          <w:szCs w:val="26"/>
        </w:rPr>
        <w:t xml:space="preserve">Thực hiện được một Web đơn giản </w:t>
      </w:r>
      <w:r>
        <w:rPr>
          <w:rFonts w:eastAsia="Times New Roman" w:cs="Times New Roman"/>
          <w:szCs w:val="26"/>
          <w:lang w:val="vi-VN"/>
        </w:rPr>
        <w:t>.</w:t>
      </w:r>
    </w:p>
    <w:p w14:paraId="422C2134" w14:textId="77777777" w:rsidR="00A06B46" w:rsidRPr="00A06B46" w:rsidRDefault="00A06B46" w:rsidP="00A06B46">
      <w:pPr>
        <w:pStyle w:val="oancuaDanhsach"/>
        <w:spacing w:before="120" w:after="0" w:line="240" w:lineRule="auto"/>
        <w:ind w:left="1620"/>
        <w:jc w:val="both"/>
        <w:outlineLvl w:val="1"/>
      </w:pPr>
    </w:p>
    <w:p w14:paraId="5D042EE5" w14:textId="3B783A4D" w:rsidR="00A06B46" w:rsidRPr="00A06B46" w:rsidRDefault="00A06B46" w:rsidP="00A06B46">
      <w:pPr>
        <w:pStyle w:val="oancuaDanhsach"/>
        <w:numPr>
          <w:ilvl w:val="0"/>
          <w:numId w:val="40"/>
        </w:numPr>
        <w:spacing w:before="120" w:after="0" w:line="240" w:lineRule="auto"/>
        <w:jc w:val="both"/>
        <w:outlineLvl w:val="1"/>
      </w:pPr>
      <w:r>
        <w:rPr>
          <w:b/>
          <w:bCs/>
          <w:sz w:val="28"/>
          <w:szCs w:val="28"/>
        </w:rPr>
        <w:t>Phương</w:t>
      </w:r>
      <w:r>
        <w:rPr>
          <w:b/>
          <w:bCs/>
          <w:sz w:val="28"/>
          <w:szCs w:val="28"/>
          <w:lang w:val="vi-VN"/>
        </w:rPr>
        <w:t xml:space="preserve"> pháp nghiên cứu </w:t>
      </w:r>
    </w:p>
    <w:p w14:paraId="0E61822E" w14:textId="77777777" w:rsidR="00A06B46" w:rsidRPr="00A06B46" w:rsidRDefault="00A06B46" w:rsidP="00A06B46">
      <w:pPr>
        <w:pStyle w:val="oancuaDanhsach"/>
        <w:spacing w:before="120" w:after="0" w:line="240" w:lineRule="auto"/>
        <w:jc w:val="both"/>
        <w:outlineLvl w:val="1"/>
      </w:pPr>
    </w:p>
    <w:p w14:paraId="7BF6FD64" w14:textId="62C1CD98" w:rsidR="00A06B46" w:rsidRDefault="00A06B46" w:rsidP="00A06B46">
      <w:pPr>
        <w:numPr>
          <w:ilvl w:val="0"/>
          <w:numId w:val="33"/>
        </w:numPr>
        <w:spacing w:before="120" w:after="0" w:line="240" w:lineRule="auto"/>
        <w:rPr>
          <w:rFonts w:eastAsia="Times New Roman" w:cs="Times New Roman"/>
          <w:bCs/>
          <w:szCs w:val="26"/>
        </w:rPr>
      </w:pPr>
      <w:r w:rsidRPr="00DA2895">
        <w:rPr>
          <w:rFonts w:eastAsia="Times New Roman" w:cs="Times New Roman"/>
          <w:bCs/>
          <w:szCs w:val="26"/>
        </w:rPr>
        <w:t>Tìm hiểu (</w:t>
      </w:r>
      <w:r>
        <w:rPr>
          <w:rFonts w:eastAsia="Times New Roman" w:cs="Times New Roman"/>
          <w:bCs/>
          <w:szCs w:val="26"/>
        </w:rPr>
        <w:t>tham khảo ý kiến mọi người, thực hiện việc tìm kiếm tài liệu trên mạng</w:t>
      </w:r>
      <w:r w:rsidRPr="00DA2895">
        <w:rPr>
          <w:rFonts w:eastAsia="Times New Roman" w:cs="Times New Roman"/>
          <w:bCs/>
          <w:szCs w:val="26"/>
        </w:rPr>
        <w:t>)</w:t>
      </w:r>
      <w:r>
        <w:rPr>
          <w:rFonts w:eastAsia="Times New Roman" w:cs="Times New Roman"/>
          <w:bCs/>
          <w:szCs w:val="26"/>
          <w:lang w:val="vi-VN"/>
        </w:rPr>
        <w:t>.</w:t>
      </w:r>
    </w:p>
    <w:p w14:paraId="33E13BD9" w14:textId="319DA3AE" w:rsidR="00A06B46" w:rsidRPr="00A06B46" w:rsidRDefault="00A06B46" w:rsidP="00A06B46">
      <w:pPr>
        <w:numPr>
          <w:ilvl w:val="0"/>
          <w:numId w:val="33"/>
        </w:numPr>
        <w:spacing w:before="120" w:after="0" w:line="240" w:lineRule="auto"/>
        <w:rPr>
          <w:rFonts w:eastAsia="Times New Roman" w:cs="Times New Roman"/>
          <w:bCs/>
          <w:szCs w:val="26"/>
        </w:rPr>
      </w:pPr>
      <w:r>
        <w:rPr>
          <w:rFonts w:eastAsia="Times New Roman" w:cs="Times New Roman"/>
          <w:bCs/>
          <w:szCs w:val="26"/>
        </w:rPr>
        <w:t>Chia</w:t>
      </w:r>
      <w:r>
        <w:rPr>
          <w:rFonts w:eastAsia="Times New Roman" w:cs="Times New Roman"/>
          <w:bCs/>
          <w:szCs w:val="26"/>
          <w:lang w:val="vi-VN"/>
        </w:rPr>
        <w:t xml:space="preserve"> từng dự án phù hợp cho các thành viên trong nhóm.</w:t>
      </w:r>
    </w:p>
    <w:p w14:paraId="2F5ADC7A" w14:textId="59FB0111" w:rsidR="00A06B46" w:rsidRPr="00DA2895" w:rsidRDefault="00A06B46" w:rsidP="00A06B46">
      <w:pPr>
        <w:numPr>
          <w:ilvl w:val="0"/>
          <w:numId w:val="33"/>
        </w:numPr>
        <w:spacing w:before="120" w:after="0" w:line="240" w:lineRule="auto"/>
        <w:rPr>
          <w:rFonts w:eastAsia="Times New Roman" w:cs="Times New Roman"/>
          <w:bCs/>
          <w:szCs w:val="26"/>
        </w:rPr>
      </w:pPr>
      <w:r w:rsidRPr="00DA2895">
        <w:rPr>
          <w:rFonts w:eastAsia="Times New Roman" w:cs="Times New Roman"/>
          <w:bCs/>
          <w:szCs w:val="26"/>
        </w:rPr>
        <w:t xml:space="preserve">Báo cáo và nhận phản hồi từ người hướng </w:t>
      </w:r>
      <w:r>
        <w:rPr>
          <w:rFonts w:eastAsia="Times New Roman" w:cs="Times New Roman"/>
          <w:bCs/>
          <w:szCs w:val="26"/>
        </w:rPr>
        <w:t>dẫn</w:t>
      </w:r>
      <w:r>
        <w:rPr>
          <w:rFonts w:eastAsia="Times New Roman" w:cs="Times New Roman"/>
          <w:bCs/>
          <w:szCs w:val="26"/>
          <w:lang w:val="vi-VN"/>
        </w:rPr>
        <w:t>.</w:t>
      </w:r>
    </w:p>
    <w:p w14:paraId="079D0F26" w14:textId="4D7B461E" w:rsidR="00A06B46" w:rsidRDefault="00A06B46" w:rsidP="00A06B46">
      <w:pPr>
        <w:numPr>
          <w:ilvl w:val="0"/>
          <w:numId w:val="33"/>
        </w:numPr>
        <w:spacing w:before="120" w:after="0" w:line="240" w:lineRule="auto"/>
        <w:rPr>
          <w:rFonts w:eastAsia="Times New Roman" w:cs="Times New Roman"/>
          <w:bCs/>
          <w:szCs w:val="26"/>
        </w:rPr>
      </w:pPr>
      <w:r w:rsidRPr="00DA2895">
        <w:rPr>
          <w:rFonts w:eastAsia="Times New Roman" w:cs="Times New Roman"/>
          <w:bCs/>
          <w:szCs w:val="26"/>
        </w:rPr>
        <w:t>Hoàn thiện công việc được giao.</w:t>
      </w:r>
    </w:p>
    <w:p w14:paraId="0D3DD760" w14:textId="77777777" w:rsidR="00A06B46" w:rsidRDefault="00A06B46" w:rsidP="00A06B46">
      <w:pPr>
        <w:spacing w:before="120" w:after="0" w:line="240" w:lineRule="auto"/>
        <w:ind w:left="1080"/>
        <w:rPr>
          <w:rFonts w:eastAsia="Times New Roman" w:cs="Times New Roman"/>
          <w:bCs/>
          <w:szCs w:val="26"/>
        </w:rPr>
      </w:pPr>
    </w:p>
    <w:p w14:paraId="62139CE8" w14:textId="1707FC43" w:rsidR="00A06B46" w:rsidRPr="004F2293" w:rsidRDefault="00A06B46" w:rsidP="00A06B46">
      <w:pPr>
        <w:pStyle w:val="oancuaDanhsach"/>
        <w:numPr>
          <w:ilvl w:val="0"/>
          <w:numId w:val="40"/>
        </w:numPr>
        <w:spacing w:before="120" w:after="0" w:line="240" w:lineRule="auto"/>
        <w:rPr>
          <w:rFonts w:eastAsia="Times New Roman" w:cs="Times New Roman"/>
          <w:b/>
          <w:sz w:val="28"/>
          <w:szCs w:val="28"/>
        </w:rPr>
      </w:pPr>
      <w:r w:rsidRPr="004F2293">
        <w:rPr>
          <w:rFonts w:eastAsia="Times New Roman" w:cs="Times New Roman"/>
          <w:b/>
          <w:sz w:val="28"/>
          <w:szCs w:val="28"/>
        </w:rPr>
        <w:t>Nội</w:t>
      </w:r>
      <w:r w:rsidRPr="004F2293">
        <w:rPr>
          <w:rFonts w:eastAsia="Times New Roman" w:cs="Times New Roman"/>
          <w:b/>
          <w:sz w:val="28"/>
          <w:szCs w:val="28"/>
          <w:lang w:val="vi-VN"/>
        </w:rPr>
        <w:t xml:space="preserve"> dung nghiên cứu</w:t>
      </w:r>
    </w:p>
    <w:p w14:paraId="61525016" w14:textId="77777777" w:rsidR="004F2293" w:rsidRDefault="004F2293" w:rsidP="004F2293">
      <w:pPr>
        <w:pStyle w:val="oancuaDanhsach"/>
        <w:spacing w:before="120" w:after="0" w:line="240" w:lineRule="auto"/>
        <w:rPr>
          <w:rFonts w:eastAsia="Times New Roman" w:cs="Times New Roman"/>
          <w:b/>
          <w:szCs w:val="26"/>
          <w:lang w:val="vi-VN"/>
        </w:rPr>
      </w:pPr>
    </w:p>
    <w:p w14:paraId="2DD73C20" w14:textId="77777777" w:rsidR="004F2293" w:rsidRPr="004F2293" w:rsidRDefault="004F2293" w:rsidP="004F2293">
      <w:pPr>
        <w:pStyle w:val="oancuaDanhsach"/>
        <w:numPr>
          <w:ilvl w:val="0"/>
          <w:numId w:val="43"/>
        </w:numPr>
        <w:spacing w:before="120" w:after="0" w:line="240" w:lineRule="auto"/>
        <w:rPr>
          <w:rFonts w:eastAsia="Times New Roman" w:cs="Times New Roman"/>
          <w:b/>
          <w:szCs w:val="26"/>
        </w:rPr>
      </w:pPr>
      <w:r>
        <w:rPr>
          <w:rFonts w:eastAsia="Times New Roman" w:cs="Times New Roman"/>
          <w:bCs/>
          <w:szCs w:val="26"/>
        </w:rPr>
        <w:t>Tìm</w:t>
      </w:r>
      <w:r>
        <w:rPr>
          <w:rFonts w:eastAsia="Times New Roman" w:cs="Times New Roman"/>
          <w:bCs/>
          <w:szCs w:val="26"/>
          <w:lang w:val="vi-VN"/>
        </w:rPr>
        <w:t xml:space="preserve"> hiểu cách thức xây dựng website.</w:t>
      </w:r>
    </w:p>
    <w:p w14:paraId="352A7330" w14:textId="77777777" w:rsidR="004F2293" w:rsidRPr="004F2293" w:rsidRDefault="004F2293" w:rsidP="004F2293">
      <w:pPr>
        <w:pStyle w:val="oancuaDanhsach"/>
        <w:numPr>
          <w:ilvl w:val="0"/>
          <w:numId w:val="43"/>
        </w:numPr>
        <w:spacing w:before="120" w:after="0" w:line="240" w:lineRule="auto"/>
        <w:rPr>
          <w:rFonts w:eastAsia="Times New Roman" w:cs="Times New Roman"/>
          <w:b/>
          <w:szCs w:val="26"/>
        </w:rPr>
      </w:pPr>
      <w:r>
        <w:rPr>
          <w:rFonts w:eastAsia="Times New Roman" w:cs="Times New Roman"/>
          <w:bCs/>
          <w:szCs w:val="26"/>
          <w:lang w:val="vi-VN"/>
        </w:rPr>
        <w:t>Tìm hiểu cách tạo poster.</w:t>
      </w:r>
    </w:p>
    <w:p w14:paraId="3891D0EE" w14:textId="77777777" w:rsidR="004F2293" w:rsidRPr="004F2293" w:rsidRDefault="004F2293" w:rsidP="004F2293">
      <w:pPr>
        <w:pStyle w:val="oancuaDanhsach"/>
        <w:numPr>
          <w:ilvl w:val="0"/>
          <w:numId w:val="43"/>
        </w:numPr>
        <w:spacing w:before="120" w:after="0" w:line="240" w:lineRule="auto"/>
        <w:rPr>
          <w:rFonts w:eastAsia="Times New Roman" w:cs="Times New Roman"/>
          <w:b/>
          <w:szCs w:val="26"/>
        </w:rPr>
      </w:pPr>
      <w:r>
        <w:rPr>
          <w:rFonts w:eastAsia="Times New Roman" w:cs="Times New Roman"/>
          <w:bCs/>
          <w:szCs w:val="26"/>
          <w:lang w:val="vi-VN"/>
        </w:rPr>
        <w:t>Tìm hiểu cách xây dựng video.</w:t>
      </w:r>
    </w:p>
    <w:p w14:paraId="4D0901CB" w14:textId="77777777" w:rsidR="004F2293" w:rsidRPr="004F2293" w:rsidRDefault="004F2293" w:rsidP="004F2293">
      <w:pPr>
        <w:pStyle w:val="oancuaDanhsach"/>
        <w:numPr>
          <w:ilvl w:val="0"/>
          <w:numId w:val="43"/>
        </w:numPr>
        <w:spacing w:before="120" w:after="0" w:line="240" w:lineRule="auto"/>
        <w:rPr>
          <w:rFonts w:eastAsia="Times New Roman" w:cs="Times New Roman"/>
          <w:b/>
          <w:szCs w:val="26"/>
        </w:rPr>
      </w:pPr>
      <w:r>
        <w:rPr>
          <w:rFonts w:eastAsia="Times New Roman" w:cs="Times New Roman"/>
          <w:bCs/>
          <w:szCs w:val="26"/>
          <w:lang w:val="vi-VN"/>
        </w:rPr>
        <w:t>Tìm hiểu cách tạo slide.</w:t>
      </w:r>
    </w:p>
    <w:p w14:paraId="6D969F96" w14:textId="77777777" w:rsidR="004F2293" w:rsidRPr="004F2293" w:rsidRDefault="004F2293" w:rsidP="004F2293">
      <w:pPr>
        <w:pStyle w:val="oancuaDanhsach"/>
        <w:numPr>
          <w:ilvl w:val="0"/>
          <w:numId w:val="43"/>
        </w:numPr>
        <w:spacing w:before="120" w:after="0" w:line="240" w:lineRule="auto"/>
        <w:rPr>
          <w:rFonts w:eastAsia="Times New Roman" w:cs="Times New Roman"/>
          <w:b/>
          <w:szCs w:val="26"/>
        </w:rPr>
      </w:pPr>
      <w:r>
        <w:rPr>
          <w:rFonts w:eastAsia="Times New Roman" w:cs="Times New Roman"/>
          <w:bCs/>
          <w:szCs w:val="26"/>
          <w:lang w:val="vi-VN"/>
        </w:rPr>
        <w:t>Tìm hiểu cách viết báo cáo.</w:t>
      </w:r>
    </w:p>
    <w:p w14:paraId="28654373" w14:textId="77777777" w:rsidR="004F2293" w:rsidRPr="004F2293" w:rsidRDefault="004F2293" w:rsidP="004F2293">
      <w:pPr>
        <w:pStyle w:val="oancuaDanhsach"/>
        <w:spacing w:before="120" w:after="0" w:line="240" w:lineRule="auto"/>
        <w:rPr>
          <w:rFonts w:eastAsia="Times New Roman" w:cs="Times New Roman"/>
          <w:b/>
          <w:sz w:val="28"/>
          <w:szCs w:val="28"/>
        </w:rPr>
      </w:pPr>
    </w:p>
    <w:p w14:paraId="6B3669F1" w14:textId="1E7DC6CB" w:rsidR="004F2293" w:rsidRPr="004F2293" w:rsidRDefault="004F2293" w:rsidP="00A06B46">
      <w:pPr>
        <w:pStyle w:val="oancuaDanhsach"/>
        <w:numPr>
          <w:ilvl w:val="0"/>
          <w:numId w:val="40"/>
        </w:numPr>
        <w:spacing w:before="120" w:after="0" w:line="240" w:lineRule="auto"/>
        <w:rPr>
          <w:rFonts w:eastAsia="Times New Roman" w:cs="Times New Roman"/>
          <w:b/>
          <w:sz w:val="28"/>
          <w:szCs w:val="28"/>
        </w:rPr>
      </w:pPr>
      <w:r>
        <w:rPr>
          <w:rFonts w:eastAsia="Times New Roman" w:cs="Times New Roman"/>
          <w:b/>
          <w:sz w:val="28"/>
          <w:szCs w:val="28"/>
        </w:rPr>
        <w:t>Bố</w:t>
      </w:r>
      <w:r>
        <w:rPr>
          <w:rFonts w:eastAsia="Times New Roman" w:cs="Times New Roman"/>
          <w:b/>
          <w:sz w:val="28"/>
          <w:szCs w:val="28"/>
          <w:lang w:val="vi-VN"/>
        </w:rPr>
        <w:t xml:space="preserve"> cục</w:t>
      </w:r>
    </w:p>
    <w:p w14:paraId="1D8BB8E4" w14:textId="77777777" w:rsidR="004F2293" w:rsidRDefault="004F2293" w:rsidP="004F2293">
      <w:pPr>
        <w:spacing w:before="80" w:after="80" w:line="312" w:lineRule="auto"/>
        <w:ind w:firstLine="709"/>
        <w:jc w:val="both"/>
        <w:rPr>
          <w:szCs w:val="26"/>
        </w:rPr>
      </w:pPr>
      <w:r>
        <w:rPr>
          <w:rFonts w:eastAsia="Times New Roman" w:cs="Times New Roman"/>
          <w:bCs/>
          <w:szCs w:val="26"/>
        </w:rPr>
        <w:t>Sau</w:t>
      </w:r>
      <w:r>
        <w:rPr>
          <w:rFonts w:eastAsia="Times New Roman" w:cs="Times New Roman"/>
          <w:bCs/>
          <w:szCs w:val="26"/>
          <w:lang w:val="vi-VN"/>
        </w:rPr>
        <w:t xml:space="preserve"> phần giới hạn chung , </w:t>
      </w:r>
      <w:r>
        <w:rPr>
          <w:szCs w:val="26"/>
        </w:rPr>
        <w:t>báo cáo</w:t>
      </w:r>
      <w:r w:rsidRPr="00911E6D">
        <w:rPr>
          <w:szCs w:val="26"/>
        </w:rPr>
        <w:t xml:space="preserve"> được trình bày trong ba chương</w:t>
      </w:r>
      <w:r>
        <w:rPr>
          <w:szCs w:val="26"/>
        </w:rPr>
        <w:t>, cụ thể</w:t>
      </w:r>
      <w:r w:rsidRPr="00911E6D">
        <w:rPr>
          <w:szCs w:val="26"/>
        </w:rPr>
        <w:t xml:space="preserve"> như sau:</w:t>
      </w:r>
    </w:p>
    <w:p w14:paraId="5A402858" w14:textId="3D3C8994" w:rsidR="004F2293" w:rsidRDefault="004F2293" w:rsidP="004F2293">
      <w:pPr>
        <w:pStyle w:val="oancuaDanhsach"/>
        <w:spacing w:before="120" w:after="0" w:line="240" w:lineRule="auto"/>
        <w:rPr>
          <w:rFonts w:eastAsia="Times New Roman" w:cs="Times New Roman"/>
          <w:bCs/>
          <w:szCs w:val="26"/>
          <w:lang w:val="vi-VN"/>
        </w:rPr>
      </w:pPr>
      <w:r>
        <w:rPr>
          <w:rFonts w:eastAsia="Times New Roman" w:cs="Times New Roman"/>
          <w:bCs/>
          <w:szCs w:val="26"/>
          <w:lang w:val="vi-VN"/>
        </w:rPr>
        <w:t>Chương 1 : cơ sở lí thuyết</w:t>
      </w:r>
    </w:p>
    <w:p w14:paraId="376DDF9A" w14:textId="77777777" w:rsidR="00FD63F5" w:rsidRDefault="004F2293" w:rsidP="00FD63F5">
      <w:pPr>
        <w:pStyle w:val="oancuaDanhsach"/>
        <w:spacing w:before="120" w:after="0" w:line="240" w:lineRule="auto"/>
        <w:rPr>
          <w:rFonts w:eastAsia="Times New Roman" w:cs="Times New Roman"/>
          <w:bCs/>
          <w:szCs w:val="26"/>
          <w:lang w:val="vi-VN"/>
        </w:rPr>
      </w:pPr>
      <w:r>
        <w:rPr>
          <w:rFonts w:eastAsia="Times New Roman" w:cs="Times New Roman"/>
          <w:bCs/>
          <w:szCs w:val="26"/>
          <w:lang w:val="vi-VN"/>
        </w:rPr>
        <w:t>Chương 2 : tổng quan về đề tài</w:t>
      </w:r>
    </w:p>
    <w:p w14:paraId="30E55036" w14:textId="20B0BDCB" w:rsidR="004F2293" w:rsidRPr="004F2293" w:rsidRDefault="00FD63F5" w:rsidP="00FD63F5">
      <w:pPr>
        <w:pStyle w:val="oancuaDanhsach"/>
        <w:spacing w:before="120" w:after="0" w:line="240" w:lineRule="auto"/>
        <w:rPr>
          <w:rFonts w:eastAsia="Times New Roman" w:cs="Times New Roman"/>
          <w:bCs/>
          <w:szCs w:val="26"/>
          <w:lang w:val="vi-VN"/>
        </w:rPr>
      </w:pPr>
      <w:r>
        <w:rPr>
          <w:szCs w:val="26"/>
        </w:rPr>
        <w:t>Chương</w:t>
      </w:r>
      <w:r>
        <w:rPr>
          <w:szCs w:val="26"/>
          <w:lang w:val="vi-VN"/>
        </w:rPr>
        <w:t xml:space="preserve"> 3 : </w:t>
      </w:r>
      <w:r w:rsidR="004F2293" w:rsidRPr="004F63A0">
        <w:rPr>
          <w:i/>
          <w:szCs w:val="26"/>
        </w:rPr>
        <w:t>Kết luận</w:t>
      </w:r>
      <w:r w:rsidR="004F2293">
        <w:rPr>
          <w:szCs w:val="26"/>
        </w:rPr>
        <w:t xml:space="preserve">, </w:t>
      </w:r>
      <w:r w:rsidR="004F2293" w:rsidRPr="004F63A0">
        <w:rPr>
          <w:i/>
          <w:szCs w:val="26"/>
        </w:rPr>
        <w:t>Tài liệu tham khảo</w:t>
      </w:r>
      <w:r w:rsidR="004F2293">
        <w:rPr>
          <w:szCs w:val="26"/>
        </w:rPr>
        <w:t xml:space="preserve"> và </w:t>
      </w:r>
      <w:r w:rsidR="004F2293" w:rsidRPr="004F63A0">
        <w:rPr>
          <w:i/>
          <w:szCs w:val="26"/>
        </w:rPr>
        <w:t>Phụ lục</w:t>
      </w:r>
      <w:r w:rsidR="004F2293">
        <w:rPr>
          <w:szCs w:val="26"/>
        </w:rPr>
        <w:t xml:space="preserve"> liên quan đến đề </w:t>
      </w:r>
      <w:r w:rsidR="004F2293">
        <w:rPr>
          <w:szCs w:val="26"/>
        </w:rPr>
        <w:t>tài</w:t>
      </w:r>
      <w:r w:rsidR="004F2293">
        <w:rPr>
          <w:szCs w:val="26"/>
          <w:lang w:val="vi-VN"/>
        </w:rPr>
        <w:t>.</w:t>
      </w:r>
    </w:p>
    <w:p w14:paraId="17D7DE49" w14:textId="77777777" w:rsidR="004F2293" w:rsidRPr="004F2293" w:rsidRDefault="004F2293" w:rsidP="004F2293">
      <w:pPr>
        <w:pStyle w:val="oancuaDanhsach"/>
        <w:spacing w:before="120" w:after="0" w:line="240" w:lineRule="auto"/>
        <w:rPr>
          <w:rFonts w:eastAsia="Times New Roman" w:cs="Times New Roman"/>
          <w:bCs/>
          <w:szCs w:val="26"/>
          <w:lang w:val="vi-VN"/>
        </w:rPr>
      </w:pPr>
    </w:p>
    <w:p w14:paraId="3667EEC8" w14:textId="10347A2B" w:rsidR="004F2293" w:rsidRDefault="00603C2E" w:rsidP="00603C2E">
      <w:pPr>
        <w:pStyle w:val="u1"/>
        <w:rPr>
          <w:rFonts w:eastAsia="Times New Roman"/>
          <w:lang w:val="vi-VN"/>
        </w:rPr>
      </w:pPr>
      <w:bookmarkStart w:id="35" w:name="_Toc128301827"/>
      <w:r>
        <w:rPr>
          <w:rFonts w:eastAsia="Times New Roman"/>
        </w:rPr>
        <w:lastRenderedPageBreak/>
        <w:t>CƠ</w:t>
      </w:r>
      <w:r>
        <w:rPr>
          <w:rFonts w:eastAsia="Times New Roman"/>
          <w:lang w:val="vi-VN"/>
        </w:rPr>
        <w:t xml:space="preserve"> SỞ LÍ THUYẾT</w:t>
      </w:r>
      <w:bookmarkEnd w:id="35"/>
    </w:p>
    <w:p w14:paraId="483F6E41" w14:textId="77777777" w:rsidR="00603C2E" w:rsidRPr="00603C2E" w:rsidRDefault="00603C2E" w:rsidP="00603C2E">
      <w:pPr>
        <w:rPr>
          <w:lang w:val="vi-VN"/>
        </w:rPr>
      </w:pPr>
    </w:p>
    <w:p w14:paraId="4E5B65A2" w14:textId="17DAE864" w:rsidR="00603C2E" w:rsidRDefault="00603C2E" w:rsidP="00603C2E">
      <w:pPr>
        <w:pStyle w:val="u2"/>
        <w:rPr>
          <w:lang w:val="vi-VN"/>
        </w:rPr>
      </w:pPr>
      <w:bookmarkStart w:id="36" w:name="_Toc128301828"/>
      <w:r>
        <w:rPr>
          <w:lang w:val="vi-VN"/>
        </w:rPr>
        <w:t>Website là gì?</w:t>
      </w:r>
      <w:bookmarkEnd w:id="36"/>
    </w:p>
    <w:p w14:paraId="4411F807" w14:textId="3DF212EF" w:rsidR="00603C2E" w:rsidRDefault="00603C2E" w:rsidP="00603C2E">
      <w:pPr>
        <w:jc w:val="both"/>
        <w:rPr>
          <w:rFonts w:cs="Times New Roman"/>
          <w:color w:val="081C36"/>
          <w:spacing w:val="3"/>
          <w:szCs w:val="26"/>
          <w:shd w:val="clear" w:color="auto" w:fill="FFFFFF"/>
        </w:rPr>
      </w:pPr>
      <w:r w:rsidRPr="00603C2E">
        <w:rPr>
          <w:rFonts w:cs="Times New Roman"/>
          <w:color w:val="081C36"/>
          <w:spacing w:val="3"/>
          <w:szCs w:val="26"/>
          <w:shd w:val="clear" w:color="auto" w:fill="FFFFFF"/>
        </w:rPr>
        <w:t>Website là một tài nguyên trực tuyến trên Internet, được thiết kế để cung cấp thông tin, dịch vụ hoặc sản phẩm cho người sử dụng. Một website thường bao gồm nhiều trang web, mỗi trang chứa thông tin về một chủ đề cụ thể. Các trang web được kết nối với nhau bằng các liên kết, cho phép người dùng dễ dàng điều hướng giữa các trang. Website có thể có nhiều định dạng, từ các trang web tĩnh đơn giản đến các trang web động phức tạp với nhiều tính năng tương tác và đa phương tiện. Các loại website phổ biến bao gồm trang web tin tức, trang web thương mại điện tử, trang web giáo dục và trang web giải trí.</w:t>
      </w:r>
    </w:p>
    <w:p w14:paraId="2EC3CE00" w14:textId="77777777" w:rsidR="00B375D5" w:rsidRDefault="00603C2E" w:rsidP="00B375D5">
      <w:pPr>
        <w:keepNext/>
        <w:jc w:val="center"/>
      </w:pPr>
      <w:r>
        <w:rPr>
          <w:noProof/>
        </w:rPr>
        <w:drawing>
          <wp:inline distT="0" distB="0" distL="0" distR="0" wp14:anchorId="02750EAF" wp14:editId="69CD9E08">
            <wp:extent cx="5760720" cy="2724785"/>
            <wp:effectExtent l="0" t="0" r="0" b="0"/>
            <wp:docPr id="2" name="Hình ảnh 2" descr="Khái niệm và mô hình hoạt động của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ái niệm và mô hình hoạt động của Websi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724785"/>
                    </a:xfrm>
                    <a:prstGeom prst="rect">
                      <a:avLst/>
                    </a:prstGeom>
                    <a:noFill/>
                    <a:ln>
                      <a:noFill/>
                    </a:ln>
                  </pic:spPr>
                </pic:pic>
              </a:graphicData>
            </a:graphic>
          </wp:inline>
        </w:drawing>
      </w:r>
    </w:p>
    <w:p w14:paraId="0ACD25AE" w14:textId="49A8EDEC" w:rsidR="00603C2E" w:rsidRDefault="00B375D5" w:rsidP="00B375D5">
      <w:pPr>
        <w:pStyle w:val="Chuthich"/>
        <w:jc w:val="center"/>
        <w:rPr>
          <w:rFonts w:cs="Times New Roman"/>
          <w:color w:val="081C36"/>
          <w:spacing w:val="3"/>
          <w:szCs w:val="26"/>
          <w:shd w:val="clear" w:color="auto" w:fill="FFFFFF"/>
        </w:rPr>
      </w:pPr>
      <w:bookmarkStart w:id="37" w:name="_Toc128301927"/>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1</w:t>
      </w:r>
      <w:r>
        <w:fldChar w:fldCharType="end"/>
      </w:r>
      <w:r>
        <w:rPr>
          <w:lang w:val="vi-VN"/>
        </w:rPr>
        <w:t xml:space="preserve"> mô hình hoạt động của website</w:t>
      </w:r>
      <w:bookmarkEnd w:id="37"/>
    </w:p>
    <w:p w14:paraId="686A9295" w14:textId="4CFF9AC9" w:rsidR="00603C2E" w:rsidRPr="00603C2E" w:rsidRDefault="00603C2E" w:rsidP="00603C2E">
      <w:pPr>
        <w:pStyle w:val="u3"/>
        <w:rPr>
          <w:lang w:val="vi-VN"/>
        </w:rPr>
      </w:pPr>
      <w:bookmarkStart w:id="38" w:name="_Toc128301829"/>
      <w:r w:rsidRPr="00603C2E">
        <w:rPr>
          <w:lang w:val="vi-VN"/>
        </w:rPr>
        <w:t>HTML &amp; CSS là gì?</w:t>
      </w:r>
      <w:bookmarkEnd w:id="38"/>
      <w:r>
        <w:rPr>
          <w:lang w:val="vi-VN"/>
        </w:rPr>
        <w:t xml:space="preserve"> </w:t>
      </w:r>
    </w:p>
    <w:p w14:paraId="0F518B12" w14:textId="77777777" w:rsidR="00603C2E" w:rsidRPr="00603C2E" w:rsidRDefault="00603C2E" w:rsidP="00603C2E">
      <w:pPr>
        <w:shd w:val="clear" w:color="auto" w:fill="FFFFFF"/>
        <w:spacing w:after="0" w:line="240" w:lineRule="auto"/>
        <w:rPr>
          <w:rFonts w:eastAsia="Times New Roman" w:cs="Times New Roman"/>
          <w:color w:val="081C36"/>
          <w:spacing w:val="3"/>
          <w:szCs w:val="26"/>
          <w:lang w:val="vi-VN" w:eastAsia="vi-VN"/>
        </w:rPr>
      </w:pPr>
      <w:r w:rsidRPr="00603C2E">
        <w:rPr>
          <w:rFonts w:eastAsia="Times New Roman" w:cs="Times New Roman"/>
          <w:color w:val="081C36"/>
          <w:spacing w:val="3"/>
          <w:szCs w:val="26"/>
          <w:lang w:val="vi-VN" w:eastAsia="vi-VN"/>
        </w:rPr>
        <w:t>HTML, HyperText Markup Language, cung cấp cấu trúc nội dung và ý nghĩa bằng cách xác định nội dung đó, ví dụ như tiêu đề, đoạn văn hoặc hình ảnh. CSS, hay Cascading Style Sheets, là ngôn ngữ trình bày được dùng để tạo kiểu cho sự xuất hiện của nội dung sử dụng, ví dụ như phông chữ hoặc màu sắc.</w:t>
      </w:r>
    </w:p>
    <w:p w14:paraId="4650FD84" w14:textId="77777777" w:rsidR="00603C2E" w:rsidRPr="00603C2E" w:rsidRDefault="00603C2E" w:rsidP="00603C2E">
      <w:pPr>
        <w:shd w:val="clear" w:color="auto" w:fill="FFFFFF"/>
        <w:spacing w:after="0" w:line="240" w:lineRule="auto"/>
        <w:rPr>
          <w:rFonts w:eastAsia="Times New Roman" w:cs="Times New Roman"/>
          <w:color w:val="081C36"/>
          <w:spacing w:val="3"/>
          <w:szCs w:val="26"/>
          <w:lang w:val="vi-VN" w:eastAsia="vi-VN"/>
        </w:rPr>
      </w:pPr>
    </w:p>
    <w:p w14:paraId="2C1A91D6" w14:textId="77777777" w:rsidR="00603C2E" w:rsidRPr="00603C2E" w:rsidRDefault="00603C2E" w:rsidP="00603C2E">
      <w:pPr>
        <w:shd w:val="clear" w:color="auto" w:fill="FFFFFF"/>
        <w:spacing w:after="0" w:line="240" w:lineRule="auto"/>
        <w:rPr>
          <w:rFonts w:eastAsia="Times New Roman" w:cs="Times New Roman"/>
          <w:color w:val="081C36"/>
          <w:spacing w:val="3"/>
          <w:szCs w:val="26"/>
          <w:lang w:val="vi-VN" w:eastAsia="vi-VN"/>
        </w:rPr>
      </w:pPr>
      <w:r w:rsidRPr="00603C2E">
        <w:rPr>
          <w:rFonts w:eastAsia="Times New Roman" w:cs="Times New Roman"/>
          <w:color w:val="081C36"/>
          <w:spacing w:val="3"/>
          <w:szCs w:val="26"/>
          <w:lang w:val="vi-VN" w:eastAsia="vi-VN"/>
        </w:rPr>
        <w:t>Hai ngôn ngữ HTML và CSS độc lập với nhau và vẫn giữ nguyên như vậy. CSS không nên được viết bên trong một tài liệu HTML và ngược lại. Theo quy định, HTML sẽ luôn đại diện cho nội dung và CSS sẽ luôn thể hiện sự xuất hiện của nội dung đó.</w:t>
      </w:r>
    </w:p>
    <w:p w14:paraId="27B4B1AE" w14:textId="0A4573D5" w:rsidR="00A06B46" w:rsidRDefault="00A06B46" w:rsidP="00A06B46">
      <w:pPr>
        <w:spacing w:before="120" w:after="0" w:line="240" w:lineRule="auto"/>
        <w:jc w:val="both"/>
        <w:outlineLvl w:val="1"/>
      </w:pPr>
    </w:p>
    <w:p w14:paraId="257958D2" w14:textId="77777777" w:rsidR="00A06B46" w:rsidRPr="00110CC1" w:rsidRDefault="00A06B46" w:rsidP="00FD63F5">
      <w:pPr>
        <w:pStyle w:val="u2"/>
        <w:numPr>
          <w:ilvl w:val="0"/>
          <w:numId w:val="0"/>
        </w:numPr>
        <w:ind w:left="576" w:hanging="576"/>
      </w:pPr>
    </w:p>
    <w:p w14:paraId="6F630423" w14:textId="77777777" w:rsidR="00856540" w:rsidRPr="008B4057" w:rsidRDefault="00856540" w:rsidP="00856540"/>
    <w:p w14:paraId="135F97D8" w14:textId="77777777" w:rsidR="00856540" w:rsidRPr="008B4057" w:rsidRDefault="00856540" w:rsidP="00856540"/>
    <w:p w14:paraId="758BA406" w14:textId="77777777" w:rsidR="00856540" w:rsidRPr="008B4057" w:rsidRDefault="00856540" w:rsidP="00856540"/>
    <w:p w14:paraId="52D931CD" w14:textId="77777777" w:rsidR="007A6691" w:rsidRPr="008B4057" w:rsidRDefault="007A6691" w:rsidP="00FD63F5">
      <w:pPr>
        <w:pStyle w:val="u2"/>
      </w:pPr>
      <w:r w:rsidRPr="008B4057">
        <w:br w:type="page"/>
      </w:r>
    </w:p>
    <w:p w14:paraId="01D70F36" w14:textId="4040E731" w:rsidR="00856540" w:rsidRDefault="00FD63F5" w:rsidP="00FD63F5">
      <w:pPr>
        <w:pStyle w:val="u1"/>
        <w:rPr>
          <w:lang w:val="vi-VN"/>
        </w:rPr>
      </w:pPr>
      <w:bookmarkStart w:id="39" w:name="_Toc128301830"/>
      <w:r>
        <w:lastRenderedPageBreak/>
        <w:t>TỔNG</w:t>
      </w:r>
      <w:r>
        <w:rPr>
          <w:lang w:val="vi-VN"/>
        </w:rPr>
        <w:t xml:space="preserve"> QUAN VỀ ĐỀ TÀI</w:t>
      </w:r>
      <w:bookmarkEnd w:id="39"/>
    </w:p>
    <w:p w14:paraId="14F2172C" w14:textId="77777777" w:rsidR="00FD63F5" w:rsidRPr="00FD63F5" w:rsidRDefault="00FD63F5" w:rsidP="00FD63F5">
      <w:pPr>
        <w:rPr>
          <w:lang w:val="vi-VN"/>
        </w:rPr>
      </w:pPr>
    </w:p>
    <w:p w14:paraId="53760DBE" w14:textId="3E36F86B" w:rsidR="008B4057" w:rsidRDefault="00135C87" w:rsidP="00FD63F5">
      <w:pPr>
        <w:pStyle w:val="u2"/>
        <w:rPr>
          <w:lang w:eastAsia="vi-VN"/>
        </w:rPr>
      </w:pPr>
      <w:bookmarkStart w:id="40" w:name="_Hlk128274638"/>
      <w:bookmarkStart w:id="41" w:name="_Toc128277736"/>
      <w:bookmarkStart w:id="42" w:name="_Toc128301831"/>
      <w:r w:rsidRPr="008B4057">
        <w:rPr>
          <w:lang w:eastAsia="vi-VN"/>
        </w:rPr>
        <w:t>Giới thiệu đề tài</w:t>
      </w:r>
      <w:bookmarkEnd w:id="40"/>
      <w:bookmarkEnd w:id="41"/>
      <w:bookmarkEnd w:id="42"/>
    </w:p>
    <w:p w14:paraId="5DE4FF81" w14:textId="77777777" w:rsidR="00FD63F5" w:rsidRPr="00FD63F5" w:rsidRDefault="00FD63F5" w:rsidP="004B3FED">
      <w:pPr>
        <w:jc w:val="both"/>
        <w:rPr>
          <w:bCs/>
          <w:szCs w:val="26"/>
          <w:lang w:eastAsia="vi-VN"/>
        </w:rPr>
      </w:pPr>
    </w:p>
    <w:p w14:paraId="1CF5F47C" w14:textId="7A7D1F2B" w:rsidR="001635CD" w:rsidRPr="00FD63F5" w:rsidRDefault="001635CD" w:rsidP="004B3FED">
      <w:pPr>
        <w:jc w:val="both"/>
        <w:rPr>
          <w:lang w:eastAsia="vi-VN"/>
        </w:rPr>
      </w:pPr>
      <w:r w:rsidRPr="00FD63F5">
        <w:rPr>
          <w:lang w:eastAsia="vi-VN"/>
        </w:rPr>
        <w:t xml:space="preserve">Trước đây khi cuộc sống còn nhiều cơ cực, đói khổ chúng ta thường chỉ nghĩ đến việc “ăn no, mặc ấm”, làm thế nào để có đủ cơm ăn áo mặc để không phải chịu đói, chịu rét. Nhưng ngày này khi xã hội phát triển, nhu cầu của con người cũng thay đổi theo sự phát triển của xã hội. Từ việc </w:t>
      </w:r>
      <w:r w:rsidR="008D4EA6" w:rsidRPr="00FD63F5">
        <w:rPr>
          <w:lang w:eastAsia="vi-VN"/>
        </w:rPr>
        <w:t>“</w:t>
      </w:r>
      <w:r w:rsidRPr="00FD63F5">
        <w:rPr>
          <w:lang w:eastAsia="vi-VN"/>
        </w:rPr>
        <w:t xml:space="preserve">ăn no, mặc ấm” thì </w:t>
      </w:r>
      <w:r w:rsidR="008D4EA6" w:rsidRPr="00FD63F5">
        <w:rPr>
          <w:lang w:eastAsia="vi-VN"/>
        </w:rPr>
        <w:t xml:space="preserve">nhu cầu </w:t>
      </w:r>
      <w:r w:rsidRPr="00FD63F5">
        <w:rPr>
          <w:lang w:eastAsia="vi-VN"/>
        </w:rPr>
        <w:t>ngày này trở thành “ăn ngon, mặc đẹp”. Từ đó nhu cầu ăn uống của mọi người dần tăng lên và mong muốn tìm kiếm được những công thức nấu ăn để có thể phù hợp với khẩu vị và mong muốn ăn ngon. Đề tài “Xây dựng web chia sẻ công thức nấu ăn” của chúng em được làm ra để có thể giải quyết mong muốn tìm kiếm những công thức nấu ăn phù hợp với khẩu vị yêu thích của mọi người.</w:t>
      </w:r>
    </w:p>
    <w:p w14:paraId="267C4949" w14:textId="77777777" w:rsidR="001635CD" w:rsidRPr="001635CD" w:rsidRDefault="001635CD" w:rsidP="00A06B46">
      <w:pPr>
        <w:pStyle w:val="A1"/>
        <w:rPr>
          <w:lang w:eastAsia="vi-VN"/>
        </w:rPr>
      </w:pPr>
    </w:p>
    <w:p w14:paraId="6A1AF9D4" w14:textId="0C04382E" w:rsidR="00135C87" w:rsidRDefault="00135C87" w:rsidP="00FD63F5">
      <w:pPr>
        <w:pStyle w:val="u2"/>
        <w:rPr>
          <w:lang w:eastAsia="vi-VN"/>
        </w:rPr>
      </w:pPr>
      <w:bookmarkStart w:id="43" w:name="_Toc128277737"/>
      <w:bookmarkStart w:id="44" w:name="_Hlk128274856"/>
      <w:bookmarkStart w:id="45" w:name="_Toc128301832"/>
      <w:r w:rsidRPr="008B4057">
        <w:rPr>
          <w:lang w:eastAsia="vi-VN"/>
        </w:rPr>
        <w:t>Lý do chọn đề tài</w:t>
      </w:r>
      <w:bookmarkEnd w:id="43"/>
      <w:bookmarkEnd w:id="45"/>
      <w:r w:rsidRPr="008B4057">
        <w:rPr>
          <w:lang w:eastAsia="vi-VN"/>
        </w:rPr>
        <w:t xml:space="preserve"> </w:t>
      </w:r>
      <w:bookmarkEnd w:id="44"/>
      <w:r w:rsidRPr="008B4057">
        <w:rPr>
          <w:lang w:eastAsia="vi-VN"/>
        </w:rPr>
        <w:t xml:space="preserve"> </w:t>
      </w:r>
      <w:bookmarkStart w:id="46" w:name="_Hlk128274892"/>
    </w:p>
    <w:p w14:paraId="18EC0193" w14:textId="77777777" w:rsidR="00FD63F5" w:rsidRPr="00FD63F5" w:rsidRDefault="00FD63F5" w:rsidP="00FD63F5">
      <w:pPr>
        <w:rPr>
          <w:lang w:eastAsia="vi-VN"/>
        </w:rPr>
      </w:pPr>
    </w:p>
    <w:p w14:paraId="716B2924" w14:textId="77777777" w:rsidR="00B0326E" w:rsidRDefault="00D72CEE" w:rsidP="00FD63F5">
      <w:pPr>
        <w:spacing w:after="0" w:line="276" w:lineRule="auto"/>
        <w:ind w:left="1080"/>
        <w:jc w:val="both"/>
        <w:rPr>
          <w:szCs w:val="24"/>
        </w:rPr>
      </w:pPr>
      <w:r w:rsidRPr="008B4057">
        <w:rPr>
          <w:szCs w:val="24"/>
          <w:lang w:val="vi-VN"/>
        </w:rPr>
        <w:t xml:space="preserve">Là </w:t>
      </w:r>
      <w:r w:rsidR="00135C87" w:rsidRPr="008B4057">
        <w:rPr>
          <w:szCs w:val="24"/>
          <w:lang w:val="vi-VN"/>
        </w:rPr>
        <w:t>sinh viên số</w:t>
      </w:r>
      <w:r w:rsidRPr="008B4057">
        <w:rPr>
          <w:szCs w:val="24"/>
          <w:lang w:val="vi-VN"/>
        </w:rPr>
        <w:t>ng xa nhà , chúng em</w:t>
      </w:r>
      <w:r w:rsidR="00135C87" w:rsidRPr="008B4057">
        <w:rPr>
          <w:szCs w:val="24"/>
          <w:lang w:val="vi-VN"/>
        </w:rPr>
        <w:t xml:space="preserve"> thấu hiểu được những khó khăn khi phải tự mình nấu ăn mà không có sự hỗ trợ từ gia đình.</w:t>
      </w:r>
      <w:r w:rsidRPr="008B4057">
        <w:rPr>
          <w:szCs w:val="24"/>
        </w:rPr>
        <w:t xml:space="preserve"> </w:t>
      </w:r>
      <w:r w:rsidRPr="008B4057">
        <w:rPr>
          <w:szCs w:val="24"/>
          <w:lang w:val="vi-VN"/>
        </w:rPr>
        <w:t>Do đó , chúng em</w:t>
      </w:r>
      <w:r w:rsidR="00135C87" w:rsidRPr="008B4057">
        <w:rPr>
          <w:szCs w:val="24"/>
          <w:lang w:val="vi-VN"/>
        </w:rPr>
        <w:t xml:space="preserve"> cả</w:t>
      </w:r>
      <w:r w:rsidRPr="008B4057">
        <w:rPr>
          <w:szCs w:val="24"/>
          <w:lang w:val="vi-VN"/>
        </w:rPr>
        <w:t>m thấ</w:t>
      </w:r>
      <w:r w:rsidR="00135C87" w:rsidRPr="008B4057">
        <w:rPr>
          <w:szCs w:val="24"/>
          <w:lang w:val="vi-VN"/>
        </w:rPr>
        <w:t>y nhu cầu tìm kiếm thông tin về các công thức nấu ăn là rất lớn.</w:t>
      </w:r>
      <w:r w:rsidRPr="008B4057">
        <w:rPr>
          <w:szCs w:val="24"/>
        </w:rPr>
        <w:t xml:space="preserve"> </w:t>
      </w:r>
    </w:p>
    <w:p w14:paraId="77D7F8B9" w14:textId="77777777" w:rsidR="00135C87" w:rsidRPr="008B4057" w:rsidRDefault="00135C87" w:rsidP="00FD63F5">
      <w:pPr>
        <w:spacing w:after="0" w:line="276" w:lineRule="auto"/>
        <w:ind w:left="1080"/>
        <w:jc w:val="both"/>
        <w:rPr>
          <w:szCs w:val="24"/>
        </w:rPr>
      </w:pPr>
      <w:r w:rsidRPr="008B4057">
        <w:rPr>
          <w:szCs w:val="24"/>
          <w:lang w:val="vi-VN"/>
        </w:rPr>
        <w:t>Tuy nhiên , trên thực tế , việc tìm kiếm các công thức nấu ăn trên mạng không phải lúc nào cũng đáp ứng được nhu cầu của người sử dụng , có thể gặp phải những công thức không đầy đủ, chưa được kiểm chứng, không phù hợp với khẩu vị và điều kiện của người dùng. Vì vậ</w:t>
      </w:r>
      <w:r w:rsidR="00D72CEE" w:rsidRPr="008B4057">
        <w:rPr>
          <w:szCs w:val="24"/>
          <w:lang w:val="vi-VN"/>
        </w:rPr>
        <w:t>y, chúng em</w:t>
      </w:r>
      <w:r w:rsidRPr="008B4057">
        <w:rPr>
          <w:szCs w:val="24"/>
          <w:lang w:val="vi-VN"/>
        </w:rPr>
        <w:t xml:space="preserve"> quyết định chọn đề tài "Xây dựng web chia sẻ các công thức nấu ăn" nhằm giải quyết vấn đề này, giúp người dùng có thể tìm kiếm, chia sẻ , đóng góp và cùng phê bình  các công thức nấu ăn  tìm ra các công thức chất lượng, đáp ứng nhu cầu ẩm thực của mọi người. Bên cạnh đó, đây cũng là cơ hội để</w:t>
      </w:r>
      <w:r w:rsidR="008B4057" w:rsidRPr="008B4057">
        <w:rPr>
          <w:szCs w:val="24"/>
          <w:lang w:val="vi-VN"/>
        </w:rPr>
        <w:t xml:space="preserve"> chúng em</w:t>
      </w:r>
      <w:r w:rsidRPr="008B4057">
        <w:rPr>
          <w:szCs w:val="24"/>
          <w:lang w:val="vi-VN"/>
        </w:rPr>
        <w:t xml:space="preserve"> thử sức với những kỹ năng lập trình web, cải thiện khả năng làm việc đội nhóm và nâng cao kỹ năng giao tiếp với người dùng.</w:t>
      </w:r>
    </w:p>
    <w:p w14:paraId="336DD96E" w14:textId="77777777" w:rsidR="00135C87" w:rsidRPr="008B4057" w:rsidRDefault="00135C87" w:rsidP="00FD63F5">
      <w:pPr>
        <w:ind w:left="1080"/>
        <w:jc w:val="both"/>
        <w:rPr>
          <w:szCs w:val="24"/>
          <w:lang w:val="vi-VN"/>
        </w:rPr>
      </w:pPr>
      <w:r w:rsidRPr="008B4057">
        <w:rPr>
          <w:szCs w:val="24"/>
          <w:lang w:val="vi-VN"/>
        </w:rPr>
        <w:t>Cuối cùng, xây dựng một trang web chia sẻ công thức nấu ăn cũng là cách để chia sẻ yêu thương và sự quan tâm đến người khác. Những công thức nấu ăn được chia sẻ trên trang web có thể giúp người dùng cảm thấy gần gũi hơn và tạo ra một cộng đồng chia sẻ thông tin đa dạng về ẩm thực.</w:t>
      </w:r>
    </w:p>
    <w:bookmarkEnd w:id="46"/>
    <w:p w14:paraId="183B0D22" w14:textId="53086D48" w:rsidR="00135C87" w:rsidRDefault="00135C87" w:rsidP="00EB69FB">
      <w:pPr>
        <w:pStyle w:val="oancuaDanhsach"/>
        <w:spacing w:after="0" w:line="276" w:lineRule="auto"/>
        <w:ind w:left="1260"/>
        <w:rPr>
          <w:szCs w:val="24"/>
          <w:lang w:val="vi-VN"/>
        </w:rPr>
      </w:pPr>
    </w:p>
    <w:p w14:paraId="055534E8" w14:textId="5E79CEAE" w:rsidR="00FD63F5" w:rsidRDefault="00FD63F5" w:rsidP="00EB69FB">
      <w:pPr>
        <w:pStyle w:val="oancuaDanhsach"/>
        <w:spacing w:after="0" w:line="276" w:lineRule="auto"/>
        <w:ind w:left="1260"/>
        <w:rPr>
          <w:szCs w:val="24"/>
          <w:lang w:val="vi-VN"/>
        </w:rPr>
      </w:pPr>
    </w:p>
    <w:p w14:paraId="01FAD809" w14:textId="77777777" w:rsidR="00FD63F5" w:rsidRPr="008B4057" w:rsidRDefault="00FD63F5" w:rsidP="00EB69FB">
      <w:pPr>
        <w:pStyle w:val="oancuaDanhsach"/>
        <w:spacing w:after="0" w:line="276" w:lineRule="auto"/>
        <w:ind w:left="1260"/>
        <w:rPr>
          <w:szCs w:val="24"/>
          <w:lang w:val="vi-VN"/>
        </w:rPr>
      </w:pPr>
    </w:p>
    <w:p w14:paraId="5E284B13" w14:textId="30DB6247" w:rsidR="00135C87" w:rsidRDefault="00135C87" w:rsidP="00FD63F5">
      <w:pPr>
        <w:pStyle w:val="u2"/>
      </w:pPr>
      <w:bookmarkStart w:id="47" w:name="_Toc128277738"/>
      <w:bookmarkStart w:id="48" w:name="_Hlk128275058"/>
      <w:bookmarkStart w:id="49" w:name="_Toc128301833"/>
      <w:r w:rsidRPr="008B4057">
        <w:t>Đối tượng hướng đến</w:t>
      </w:r>
      <w:bookmarkEnd w:id="47"/>
      <w:bookmarkEnd w:id="49"/>
    </w:p>
    <w:p w14:paraId="6B5607E5" w14:textId="77777777" w:rsidR="00FD63F5" w:rsidRPr="00FD63F5" w:rsidRDefault="00FD63F5" w:rsidP="00FD63F5"/>
    <w:p w14:paraId="2C737F5C" w14:textId="2EF69C32" w:rsidR="00135C87" w:rsidRDefault="00135C87" w:rsidP="00FD63F5">
      <w:pPr>
        <w:spacing w:after="0" w:line="276" w:lineRule="auto"/>
        <w:ind w:left="1080"/>
        <w:jc w:val="both"/>
        <w:rPr>
          <w:szCs w:val="24"/>
          <w:lang w:val="vi-VN"/>
        </w:rPr>
      </w:pPr>
      <w:r w:rsidRPr="008B4057">
        <w:rPr>
          <w:szCs w:val="24"/>
          <w:lang w:val="vi-VN"/>
        </w:rPr>
        <w:lastRenderedPageBreak/>
        <w:t xml:space="preserve"> </w:t>
      </w:r>
      <w:r w:rsidRPr="008B4057">
        <w:rPr>
          <w:szCs w:val="24"/>
        </w:rPr>
        <w:t>K</w:t>
      </w:r>
      <w:r w:rsidRPr="008B4057">
        <w:rPr>
          <w:szCs w:val="24"/>
          <w:lang w:val="vi-VN"/>
        </w:rPr>
        <w:t>hi chọn đề tài "Xây dựng web chia sẻ các công thức nấu ăn" là những người yêu thích ẩm thực và mong muốn học hỏi và chia sẻ kinh nghiệm nấu ăn. Đặc biệt, đối tượng này là những người sống xa gia đình, sinh viên ở ký túc xá hoặc những người có thời gian bận rộn, không có thời gian nghiên cứu công thức nấu ăn hoặc đến các lớp học nấu ăn để học tập. Đề tài cũng hướng đến những người mới bắt đầu học nấu ăn, cần có sự hướng dẫn chi tiết từng bước một để làm các món ăn ngon và đạt được kết quả tốt nhất.</w:t>
      </w:r>
    </w:p>
    <w:p w14:paraId="45D2F312" w14:textId="48C3C943" w:rsidR="00B0326E" w:rsidRDefault="00B0326E" w:rsidP="00135C87">
      <w:pPr>
        <w:spacing w:after="0" w:line="276" w:lineRule="auto"/>
        <w:ind w:left="1080"/>
        <w:rPr>
          <w:szCs w:val="24"/>
          <w:lang w:val="vi-VN"/>
        </w:rPr>
      </w:pPr>
    </w:p>
    <w:p w14:paraId="1A0CF35F" w14:textId="77777777" w:rsidR="00B0326E" w:rsidRDefault="00B0326E" w:rsidP="00135C87">
      <w:pPr>
        <w:spacing w:after="0" w:line="276" w:lineRule="auto"/>
        <w:ind w:left="1080"/>
        <w:rPr>
          <w:szCs w:val="24"/>
          <w:lang w:val="vi-VN"/>
        </w:rPr>
      </w:pPr>
    </w:p>
    <w:p w14:paraId="02E405E6" w14:textId="26F12062" w:rsidR="004B3FED" w:rsidRPr="004B3FED" w:rsidRDefault="00B0326E" w:rsidP="00EC6EF1">
      <w:pPr>
        <w:pStyle w:val="u2"/>
      </w:pPr>
      <w:bookmarkStart w:id="50" w:name="_Toc128301834"/>
      <w:r w:rsidRPr="008B4057">
        <w:t>Tầm quan trọng của việc chia sẻ các công thức nấu ăn</w:t>
      </w:r>
      <w:bookmarkEnd w:id="50"/>
      <w:r w:rsidRPr="008B4057">
        <w:t xml:space="preserve"> </w:t>
      </w:r>
    </w:p>
    <w:p w14:paraId="05B3D457" w14:textId="77777777" w:rsidR="00B0326E" w:rsidRPr="00FD63F5" w:rsidRDefault="00B0326E" w:rsidP="004B3FED">
      <w:pPr>
        <w:jc w:val="both"/>
      </w:pPr>
      <w:r w:rsidRPr="00FD63F5">
        <w:t>Trong cuộc sống hiện đại, việc nấu ăn không chỉ đơn thuần là cung cấp chất dinh dưỡng cho cơ thể mà còn là một hoạt động giải trí và thể hiện cá tính của mỗi người. Tuy nhiên, không phải ai cũng có thời gian và kỹ năng để nấu ăn một cách thuận lợi và đầy đủ. Chính vì thế, việc chia sẻ các công thức nấu ăn trở nên càng cần thiết hơn bao giờ hết.</w:t>
      </w:r>
    </w:p>
    <w:p w14:paraId="5EE5D0E4" w14:textId="77777777" w:rsidR="00B0326E" w:rsidRPr="00FD63F5" w:rsidRDefault="00B0326E" w:rsidP="00A06B46">
      <w:pPr>
        <w:pStyle w:val="A1"/>
        <w:rPr>
          <w:b w:val="0"/>
          <w:bCs/>
          <w:sz w:val="26"/>
          <w:szCs w:val="26"/>
        </w:rPr>
      </w:pPr>
    </w:p>
    <w:p w14:paraId="318BB002" w14:textId="77777777" w:rsidR="00B0326E" w:rsidRPr="00FD63F5" w:rsidRDefault="00B0326E" w:rsidP="004B3FED">
      <w:pPr>
        <w:jc w:val="both"/>
      </w:pPr>
      <w:r w:rsidRPr="00FD63F5">
        <w:t>Đối với những người mới bắt đầu học nấu ăn hoặc các gia đình trẻ, chia sẻ công thức nấu ăn giúp họ có thêm các ý tưởng và trải nghiệm mới, giúp tiết kiệm thời gian và nỗ lực trong quá trình chuẩn bị bữa ăn. Đối với những người độc thân, việc chia sẻ các công thức nấu ăn trên web giúp họ có thêm nhiều lựa chọn hơn trong việc chế biến món ăn và tạo ra những món ăn ngon miệng để thưởng thức. Ngoài ra , việc chia sẻ các công thức nấu ăn còn giúp người sử dụng tiết kiệm được chi phí mua thực phẩm và tránh lãng phí thực phẩm không cần thiết.</w:t>
      </w:r>
    </w:p>
    <w:p w14:paraId="26905811" w14:textId="67C392F2" w:rsidR="00B0326E" w:rsidRPr="00B0326E" w:rsidRDefault="00B0326E" w:rsidP="00B0326E">
      <w:pPr>
        <w:rPr>
          <w:b/>
          <w:sz w:val="28"/>
          <w:szCs w:val="24"/>
          <w:lang w:val="vi-VN"/>
        </w:rPr>
      </w:pPr>
    </w:p>
    <w:p w14:paraId="386F2252" w14:textId="234AF3E1" w:rsidR="00EB69FB" w:rsidRDefault="00EB69FB" w:rsidP="00FD63F5">
      <w:pPr>
        <w:pStyle w:val="u2"/>
      </w:pPr>
      <w:bookmarkStart w:id="51" w:name="_Toc128277741"/>
      <w:bookmarkStart w:id="52" w:name="_Toc128301835"/>
      <w:r w:rsidRPr="008B4057">
        <w:t xml:space="preserve">Giới thiệu về tính năng của </w:t>
      </w:r>
      <w:bookmarkEnd w:id="51"/>
      <w:r w:rsidR="00FD63F5">
        <w:t>Website</w:t>
      </w:r>
      <w:bookmarkEnd w:id="52"/>
    </w:p>
    <w:p w14:paraId="0D7AB151" w14:textId="77777777" w:rsidR="00FD63F5" w:rsidRPr="00FD63F5" w:rsidRDefault="00FD63F5" w:rsidP="00FD63F5"/>
    <w:p w14:paraId="56EA8367" w14:textId="77777777" w:rsidR="00B375D5" w:rsidRDefault="00FD63F5" w:rsidP="00B375D5">
      <w:pPr>
        <w:keepNext/>
        <w:jc w:val="center"/>
      </w:pPr>
      <w:r w:rsidRPr="00FD63F5">
        <w:rPr>
          <w:lang w:val="vi-VN"/>
        </w:rPr>
        <w:drawing>
          <wp:inline distT="0" distB="0" distL="0" distR="0" wp14:anchorId="591539CB" wp14:editId="03AF0E75">
            <wp:extent cx="5283200" cy="297180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7161" cy="2974028"/>
                    </a:xfrm>
                    <a:prstGeom prst="rect">
                      <a:avLst/>
                    </a:prstGeom>
                  </pic:spPr>
                </pic:pic>
              </a:graphicData>
            </a:graphic>
          </wp:inline>
        </w:drawing>
      </w:r>
    </w:p>
    <w:p w14:paraId="1F0ED932" w14:textId="1A9C9521" w:rsidR="00FD63F5" w:rsidRPr="00FD63F5" w:rsidRDefault="00B375D5" w:rsidP="00B375D5">
      <w:pPr>
        <w:pStyle w:val="Chuthich"/>
        <w:jc w:val="center"/>
        <w:rPr>
          <w:lang w:val="vi-VN"/>
        </w:rPr>
      </w:pPr>
      <w:bookmarkStart w:id="53" w:name="_Toc128301928"/>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w:t>
      </w:r>
      <w:r>
        <w:fldChar w:fldCharType="end"/>
      </w:r>
      <w:r>
        <w:rPr>
          <w:lang w:val="vi-VN"/>
        </w:rPr>
        <w:t xml:space="preserve"> header của website</w:t>
      </w:r>
      <w:bookmarkEnd w:id="53"/>
    </w:p>
    <w:p w14:paraId="0FF4ED99" w14:textId="77777777" w:rsidR="00FD63F5" w:rsidRPr="00FD63F5" w:rsidRDefault="00FD63F5" w:rsidP="00FD63F5"/>
    <w:p w14:paraId="787C0330" w14:textId="4668AAD9" w:rsidR="00135C87" w:rsidRPr="008B4057" w:rsidRDefault="00EB69FB" w:rsidP="00FD63F5">
      <w:pPr>
        <w:spacing w:after="0" w:line="276" w:lineRule="auto"/>
        <w:ind w:left="810"/>
        <w:jc w:val="both"/>
        <w:rPr>
          <w:szCs w:val="24"/>
          <w:lang w:val="vi-VN"/>
        </w:rPr>
      </w:pPr>
      <w:r w:rsidRPr="008B4057">
        <w:rPr>
          <w:szCs w:val="24"/>
        </w:rPr>
        <w:t xml:space="preserve"> </w:t>
      </w:r>
      <w:r w:rsidR="00135C87" w:rsidRPr="008B4057">
        <w:rPr>
          <w:szCs w:val="24"/>
          <w:lang w:val="vi-VN"/>
        </w:rPr>
        <w:t>Website "Xây dựng web chia sẻ các công thức nấu ăn" là một nơi tập trung các công thức nấu ăn đa dạng, phong phú, giúp cho người dùng dễ dàng tìm kiếm và chọn lựa các món ăn phù hợp với sở thích, nhu cầu và khả năng nấu ăn của mình. Các tính năng chính của website bao gồm:</w:t>
      </w:r>
    </w:p>
    <w:p w14:paraId="489346EB" w14:textId="77777777" w:rsidR="00135C87" w:rsidRPr="008B4057" w:rsidRDefault="00135C87" w:rsidP="00135C87">
      <w:pPr>
        <w:pStyle w:val="oancuaDanhsach"/>
        <w:rPr>
          <w:szCs w:val="24"/>
          <w:lang w:val="vi-VN"/>
        </w:rPr>
      </w:pPr>
    </w:p>
    <w:p w14:paraId="55147039" w14:textId="77777777" w:rsidR="00135C87" w:rsidRPr="008B4057" w:rsidRDefault="00135C87" w:rsidP="00FD63F5">
      <w:pPr>
        <w:pStyle w:val="oancuaDanhsach"/>
        <w:numPr>
          <w:ilvl w:val="0"/>
          <w:numId w:val="37"/>
        </w:numPr>
        <w:spacing w:after="0" w:line="276" w:lineRule="auto"/>
        <w:jc w:val="both"/>
        <w:rPr>
          <w:szCs w:val="24"/>
          <w:lang w:val="vi-VN"/>
        </w:rPr>
      </w:pPr>
      <w:r w:rsidRPr="008B4057">
        <w:rPr>
          <w:szCs w:val="24"/>
          <w:lang w:val="vi-VN"/>
        </w:rPr>
        <w:t>Tìm kiếm món ăn: Người dùng có thể tìm kiếm món ăn bằng cách nhập từ khóa tìm kiếm hoặc chọn các thể loại món ăn như món chính, món khai vị, món tráng miệng, món ăn vặt...</w:t>
      </w:r>
    </w:p>
    <w:p w14:paraId="0C222628" w14:textId="77777777" w:rsidR="00135C87" w:rsidRPr="008B4057" w:rsidRDefault="00135C87" w:rsidP="00FD63F5">
      <w:pPr>
        <w:pStyle w:val="oancuaDanhsach"/>
        <w:numPr>
          <w:ilvl w:val="0"/>
          <w:numId w:val="37"/>
        </w:numPr>
        <w:spacing w:after="0" w:line="276" w:lineRule="auto"/>
        <w:jc w:val="both"/>
        <w:rPr>
          <w:szCs w:val="24"/>
          <w:lang w:val="vi-VN"/>
        </w:rPr>
      </w:pPr>
      <w:r w:rsidRPr="008B4057">
        <w:rPr>
          <w:szCs w:val="24"/>
          <w:lang w:val="vi-VN"/>
        </w:rPr>
        <w:t>Đăng ký và đăng nhập: Người dùng có thể đăng ký tài khoản để sử dụng các tính năng của website như đăng tải công thức nấu ăn, lưu lại các món ăn yêu thích, theo dõi các tác giả và nhận thông báo về các bài viết mới nhất. Đồng thời, người dùng cũng có thể đăng nhập bằng tài khoản Facebook hoặc Google.</w:t>
      </w:r>
    </w:p>
    <w:p w14:paraId="151E9225" w14:textId="77777777" w:rsidR="00135C87" w:rsidRPr="008B4057" w:rsidRDefault="00135C87" w:rsidP="00FD63F5">
      <w:pPr>
        <w:pStyle w:val="oancuaDanhsach"/>
        <w:numPr>
          <w:ilvl w:val="0"/>
          <w:numId w:val="37"/>
        </w:numPr>
        <w:spacing w:after="0" w:line="276" w:lineRule="auto"/>
        <w:jc w:val="both"/>
        <w:rPr>
          <w:szCs w:val="24"/>
          <w:lang w:val="vi-VN"/>
        </w:rPr>
      </w:pPr>
      <w:r w:rsidRPr="008B4057">
        <w:rPr>
          <w:szCs w:val="24"/>
          <w:lang w:val="vi-VN"/>
        </w:rPr>
        <w:t>Đăng tải công thức nấu ăn: Người dùng có thể đăng tải các công thức nấu ăn của mình lên website để chia sẻ với cộng đồng. Các công thức này sẽ được đăng tải sau khi được duyệt bởi quản trị viên.</w:t>
      </w:r>
    </w:p>
    <w:p w14:paraId="50D93F1A" w14:textId="77777777" w:rsidR="00135C87" w:rsidRPr="008B4057" w:rsidRDefault="00135C87" w:rsidP="00FD63F5">
      <w:pPr>
        <w:pStyle w:val="oancuaDanhsach"/>
        <w:numPr>
          <w:ilvl w:val="0"/>
          <w:numId w:val="37"/>
        </w:numPr>
        <w:spacing w:after="0" w:line="276" w:lineRule="auto"/>
        <w:jc w:val="both"/>
        <w:rPr>
          <w:szCs w:val="24"/>
          <w:lang w:val="vi-VN"/>
        </w:rPr>
      </w:pPr>
      <w:r w:rsidRPr="008B4057">
        <w:rPr>
          <w:szCs w:val="24"/>
          <w:lang w:val="vi-VN"/>
        </w:rPr>
        <w:t>Đánh giá và bình luận: Người dùng có thể đánh giá và bình luận về các món ăn trên website, giúp cho cộng đồng có thể cùng nhau trao đổi, chia sẻ kinh nghiệm và cải thiện các công thức nấu ăn.</w:t>
      </w:r>
    </w:p>
    <w:p w14:paraId="3956A1FC" w14:textId="77777777" w:rsidR="00135C87" w:rsidRPr="008B4057" w:rsidRDefault="00135C87" w:rsidP="00FD63F5">
      <w:pPr>
        <w:pStyle w:val="oancuaDanhsach"/>
        <w:numPr>
          <w:ilvl w:val="0"/>
          <w:numId w:val="37"/>
        </w:numPr>
        <w:spacing w:after="0" w:line="276" w:lineRule="auto"/>
        <w:jc w:val="both"/>
        <w:rPr>
          <w:szCs w:val="24"/>
          <w:lang w:val="vi-VN"/>
        </w:rPr>
      </w:pPr>
      <w:r w:rsidRPr="008B4057">
        <w:rPr>
          <w:szCs w:val="24"/>
          <w:lang w:val="vi-VN"/>
        </w:rPr>
        <w:t>Lưu món ăn yêu thích: Người dùng có thể lưu lại các món ăn yêu thích để dễ dàng tìm kiếm và xem lại sau này.</w:t>
      </w:r>
    </w:p>
    <w:p w14:paraId="4B911CB5" w14:textId="77777777" w:rsidR="00135C87" w:rsidRPr="008B4057" w:rsidRDefault="00135C87" w:rsidP="00FD63F5">
      <w:pPr>
        <w:pStyle w:val="oancuaDanhsach"/>
        <w:numPr>
          <w:ilvl w:val="0"/>
          <w:numId w:val="37"/>
        </w:numPr>
        <w:spacing w:after="0" w:line="276" w:lineRule="auto"/>
        <w:jc w:val="both"/>
        <w:rPr>
          <w:szCs w:val="24"/>
          <w:lang w:val="vi-VN"/>
        </w:rPr>
      </w:pPr>
      <w:r w:rsidRPr="008B4057">
        <w:rPr>
          <w:szCs w:val="24"/>
          <w:lang w:val="vi-VN"/>
        </w:rPr>
        <w:t>Theo dõi tác giả: Người dùng có thể theo dõi các tác giả yêu thích để nhận thông báo về các bài viết mới nhất của họ.</w:t>
      </w:r>
    </w:p>
    <w:p w14:paraId="190735A1" w14:textId="77777777" w:rsidR="00135C87" w:rsidRPr="008B4057" w:rsidRDefault="00135C87" w:rsidP="00135C87">
      <w:pPr>
        <w:rPr>
          <w:szCs w:val="24"/>
          <w:lang w:val="vi-VN"/>
        </w:rPr>
      </w:pPr>
    </w:p>
    <w:p w14:paraId="44A12E37" w14:textId="30064D7F" w:rsidR="00135C87" w:rsidRDefault="00135C87" w:rsidP="00FD63F5">
      <w:pPr>
        <w:jc w:val="both"/>
        <w:rPr>
          <w:szCs w:val="24"/>
          <w:lang w:val="vi-VN"/>
        </w:rPr>
      </w:pPr>
      <w:r w:rsidRPr="008B4057">
        <w:rPr>
          <w:szCs w:val="24"/>
          <w:lang w:val="vi-VN"/>
        </w:rPr>
        <w:t>Tất cả các tính năng này sẽ giúp cho người dùng có thể truy cập và sử dụng website dễ dàng, tìm kiếm và chia sẻ các công thức nấu ăn một cách nhanh chóng và tiện lợi.</w:t>
      </w:r>
    </w:p>
    <w:p w14:paraId="5FA29472" w14:textId="77777777" w:rsidR="00B375D5" w:rsidRDefault="004B3FED" w:rsidP="00B375D5">
      <w:pPr>
        <w:keepNext/>
        <w:jc w:val="center"/>
      </w:pPr>
      <w:r w:rsidRPr="004B3FED">
        <w:rPr>
          <w:szCs w:val="24"/>
          <w:lang w:val="vi-VN"/>
        </w:rPr>
        <w:lastRenderedPageBreak/>
        <w:drawing>
          <wp:inline distT="0" distB="0" distL="0" distR="0" wp14:anchorId="2B6AE155" wp14:editId="58BCF14E">
            <wp:extent cx="5760720" cy="3240405"/>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40405"/>
                    </a:xfrm>
                    <a:prstGeom prst="rect">
                      <a:avLst/>
                    </a:prstGeom>
                  </pic:spPr>
                </pic:pic>
              </a:graphicData>
            </a:graphic>
          </wp:inline>
        </w:drawing>
      </w:r>
    </w:p>
    <w:p w14:paraId="7CD7C05F" w14:textId="7A87D71F" w:rsidR="004B3FED" w:rsidRDefault="00B375D5" w:rsidP="00B375D5">
      <w:pPr>
        <w:pStyle w:val="Chuthich"/>
        <w:jc w:val="center"/>
        <w:rPr>
          <w:szCs w:val="24"/>
          <w:lang w:val="vi-VN"/>
        </w:rPr>
      </w:pPr>
      <w:bookmarkStart w:id="54" w:name="_Toc128301929"/>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2</w:t>
      </w:r>
      <w:r>
        <w:fldChar w:fldCharType="end"/>
      </w:r>
      <w:r>
        <w:rPr>
          <w:lang w:val="vi-VN"/>
        </w:rPr>
        <w:t xml:space="preserve"> footer của website</w:t>
      </w:r>
      <w:bookmarkEnd w:id="54"/>
    </w:p>
    <w:p w14:paraId="61B0FC00" w14:textId="77777777" w:rsidR="00FD63F5" w:rsidRPr="008B4057" w:rsidRDefault="00FD63F5" w:rsidP="00FD63F5">
      <w:pPr>
        <w:jc w:val="both"/>
        <w:rPr>
          <w:szCs w:val="24"/>
          <w:lang w:val="vi-VN"/>
        </w:rPr>
      </w:pPr>
    </w:p>
    <w:p w14:paraId="3F2F0E62" w14:textId="1E2B062D" w:rsidR="00EB69FB" w:rsidRDefault="00EB69FB" w:rsidP="00FD63F5">
      <w:pPr>
        <w:pStyle w:val="u2"/>
      </w:pPr>
      <w:bookmarkStart w:id="55" w:name="_Toc128277742"/>
      <w:bookmarkStart w:id="56" w:name="_Toc128301836"/>
      <w:r w:rsidRPr="008B4057">
        <w:t>Giới thiệu về cách sử dụng website</w:t>
      </w:r>
      <w:bookmarkEnd w:id="55"/>
      <w:bookmarkEnd w:id="56"/>
    </w:p>
    <w:p w14:paraId="7398AF8E" w14:textId="77777777" w:rsidR="004B3FED" w:rsidRPr="004B3FED" w:rsidRDefault="004B3FED" w:rsidP="004B3FED"/>
    <w:p w14:paraId="7676CDD1" w14:textId="5DF9473E" w:rsidR="00135C87" w:rsidRPr="008B4057" w:rsidRDefault="00135C87" w:rsidP="00FD63F5">
      <w:pPr>
        <w:shd w:val="clear" w:color="auto" w:fill="FFFFFF"/>
        <w:spacing w:after="0" w:line="240" w:lineRule="auto"/>
        <w:ind w:left="1080"/>
        <w:jc w:val="both"/>
        <w:rPr>
          <w:rFonts w:eastAsia="Times New Roman" w:cs="Times New Roman"/>
          <w:spacing w:val="3"/>
          <w:szCs w:val="24"/>
          <w:lang w:val="vi-VN" w:eastAsia="vi-VN"/>
        </w:rPr>
      </w:pPr>
      <w:r w:rsidRPr="008B4057">
        <w:rPr>
          <w:rFonts w:eastAsia="Times New Roman" w:cs="Times New Roman"/>
          <w:spacing w:val="3"/>
          <w:szCs w:val="24"/>
          <w:lang w:val="vi-VN" w:eastAsia="vi-VN"/>
        </w:rPr>
        <w:t>Để sử dụng website "Xây dựng web chia sẻ các công thức nấu ăn", người dùng chỉ cần truy cập vào trang chủ của website và đăng ký tài khoản miễn phí. Sau đó, người dùng có thể dễ dàng tìm kiếm các công thức nấu ăn theo danh mục hoặc từ khóa tìm kiếm.</w:t>
      </w:r>
    </w:p>
    <w:p w14:paraId="46C2C2F6" w14:textId="77777777" w:rsidR="00135C87" w:rsidRPr="008B4057" w:rsidRDefault="00135C87" w:rsidP="00FD63F5">
      <w:pPr>
        <w:pStyle w:val="oancuaDanhsach"/>
        <w:shd w:val="clear" w:color="auto" w:fill="FFFFFF"/>
        <w:spacing w:line="240" w:lineRule="auto"/>
        <w:ind w:left="1440"/>
        <w:jc w:val="both"/>
        <w:rPr>
          <w:rFonts w:eastAsia="Times New Roman" w:cs="Times New Roman"/>
          <w:spacing w:val="3"/>
          <w:szCs w:val="24"/>
          <w:lang w:val="vi-VN" w:eastAsia="vi-VN"/>
        </w:rPr>
      </w:pPr>
    </w:p>
    <w:p w14:paraId="38BE30E8" w14:textId="77777777" w:rsidR="00135C87" w:rsidRPr="008B4057" w:rsidRDefault="00135C87" w:rsidP="00FD63F5">
      <w:pPr>
        <w:pStyle w:val="oancuaDanhsach"/>
        <w:shd w:val="clear" w:color="auto" w:fill="FFFFFF"/>
        <w:spacing w:line="240" w:lineRule="auto"/>
        <w:ind w:left="1134"/>
        <w:jc w:val="both"/>
        <w:rPr>
          <w:rFonts w:eastAsia="Times New Roman" w:cs="Times New Roman"/>
          <w:spacing w:val="3"/>
          <w:szCs w:val="24"/>
          <w:lang w:val="vi-VN" w:eastAsia="vi-VN"/>
        </w:rPr>
      </w:pPr>
      <w:r w:rsidRPr="008B4057">
        <w:rPr>
          <w:rFonts w:eastAsia="Times New Roman" w:cs="Times New Roman"/>
          <w:spacing w:val="3"/>
          <w:szCs w:val="24"/>
          <w:lang w:val="vi-VN" w:eastAsia="vi-VN"/>
        </w:rPr>
        <w:t>Ngoài việc tìm kiếm các công thức nấu ăn, người dùng cũng có thể đóng góp các công thức của riêng mình lên website bằng cách đăng tải các bài viết mới. Người dùng có thể viết bài về các công thức nấu ăn, cách thực hiện, đặc điểm của món ăn, hình ảnh minh họa và các lời khuyên cho người dùng khác.</w:t>
      </w:r>
    </w:p>
    <w:p w14:paraId="73671071" w14:textId="77777777" w:rsidR="00135C87" w:rsidRPr="008B4057" w:rsidRDefault="00135C87" w:rsidP="00FD63F5">
      <w:pPr>
        <w:pStyle w:val="oancuaDanhsach"/>
        <w:shd w:val="clear" w:color="auto" w:fill="FFFFFF"/>
        <w:spacing w:line="240" w:lineRule="auto"/>
        <w:ind w:left="1440"/>
        <w:jc w:val="both"/>
        <w:rPr>
          <w:rFonts w:eastAsia="Times New Roman" w:cs="Times New Roman"/>
          <w:spacing w:val="3"/>
          <w:szCs w:val="24"/>
          <w:lang w:val="vi-VN" w:eastAsia="vi-VN"/>
        </w:rPr>
      </w:pPr>
    </w:p>
    <w:p w14:paraId="53EEA8EC" w14:textId="77777777" w:rsidR="00135C87" w:rsidRPr="008B4057" w:rsidRDefault="00135C87" w:rsidP="00FD63F5">
      <w:pPr>
        <w:pStyle w:val="oancuaDanhsach"/>
        <w:shd w:val="clear" w:color="auto" w:fill="FFFFFF"/>
        <w:spacing w:line="240" w:lineRule="auto"/>
        <w:ind w:left="1134"/>
        <w:jc w:val="both"/>
        <w:rPr>
          <w:rFonts w:eastAsia="Times New Roman" w:cs="Times New Roman"/>
          <w:spacing w:val="3"/>
          <w:szCs w:val="24"/>
          <w:lang w:val="vi-VN" w:eastAsia="vi-VN"/>
        </w:rPr>
      </w:pPr>
      <w:r w:rsidRPr="008B4057">
        <w:rPr>
          <w:rFonts w:eastAsia="Times New Roman" w:cs="Times New Roman"/>
          <w:spacing w:val="3"/>
          <w:szCs w:val="24"/>
          <w:lang w:val="vi-VN" w:eastAsia="vi-VN"/>
        </w:rPr>
        <w:t>Sau khi đăng tải bài viết, người dùng có thể sửa đổi, cập nhật hoặc xóa bài viết của mình bất cứ lúc nào. Các bài viết mới cũng có thể được đánh giá và bình luận bởi người dùng khác, giúp cho các bài viết có được sự chia sẻ và tương tác từ cộng đồng người dùng.</w:t>
      </w:r>
    </w:p>
    <w:p w14:paraId="05D358E7" w14:textId="77777777" w:rsidR="00135C87" w:rsidRPr="008B4057" w:rsidRDefault="00135C87" w:rsidP="00FD63F5">
      <w:pPr>
        <w:pStyle w:val="oancuaDanhsach"/>
        <w:shd w:val="clear" w:color="auto" w:fill="FFFFFF"/>
        <w:spacing w:line="240" w:lineRule="auto"/>
        <w:ind w:left="1440"/>
        <w:jc w:val="both"/>
        <w:rPr>
          <w:rFonts w:eastAsia="Times New Roman" w:cs="Times New Roman"/>
          <w:spacing w:val="3"/>
          <w:szCs w:val="24"/>
          <w:lang w:val="vi-VN" w:eastAsia="vi-VN"/>
        </w:rPr>
      </w:pPr>
    </w:p>
    <w:p w14:paraId="1806505D" w14:textId="77777777" w:rsidR="00135C87" w:rsidRPr="008B4057" w:rsidRDefault="00135C87" w:rsidP="00FD63F5">
      <w:pPr>
        <w:pStyle w:val="oancuaDanhsach"/>
        <w:shd w:val="clear" w:color="auto" w:fill="FFFFFF"/>
        <w:spacing w:line="240" w:lineRule="auto"/>
        <w:ind w:left="1134"/>
        <w:jc w:val="both"/>
        <w:rPr>
          <w:rFonts w:eastAsia="Times New Roman" w:cs="Times New Roman"/>
          <w:spacing w:val="3"/>
          <w:szCs w:val="24"/>
          <w:lang w:val="vi-VN" w:eastAsia="vi-VN"/>
        </w:rPr>
      </w:pPr>
      <w:r w:rsidRPr="008B4057">
        <w:rPr>
          <w:rFonts w:eastAsia="Times New Roman" w:cs="Times New Roman"/>
          <w:spacing w:val="3"/>
          <w:szCs w:val="24"/>
          <w:lang w:val="vi-VN" w:eastAsia="vi-VN"/>
        </w:rPr>
        <w:t>Ngoài ra, website cũng cung cấp tính năng lưu trữ các công thức nấu ăn yêu thích của người dùng, giúp người dùng tiện lợi trong việc quản lý và truy cập các công thức ưa thích của mình.</w:t>
      </w:r>
    </w:p>
    <w:bookmarkEnd w:id="48"/>
    <w:p w14:paraId="46F6A3CB" w14:textId="77777777" w:rsidR="002256E6" w:rsidRPr="008B4057" w:rsidRDefault="002256E6" w:rsidP="00AE6227">
      <w:pPr>
        <w:pStyle w:val="Normal1"/>
        <w:spacing w:after="0"/>
        <w:ind w:firstLine="360"/>
        <w:rPr>
          <w:b/>
          <w:szCs w:val="26"/>
        </w:rPr>
      </w:pPr>
    </w:p>
    <w:p w14:paraId="7EF68978" w14:textId="77777777" w:rsidR="002256E6" w:rsidRPr="008B4057" w:rsidRDefault="002256E6" w:rsidP="00AE6227">
      <w:pPr>
        <w:pStyle w:val="Normal1"/>
        <w:spacing w:after="0"/>
        <w:ind w:firstLine="360"/>
        <w:rPr>
          <w:b/>
          <w:szCs w:val="26"/>
        </w:rPr>
      </w:pPr>
    </w:p>
    <w:p w14:paraId="789041FD" w14:textId="7A2CA651" w:rsidR="002256E6" w:rsidRDefault="002256E6" w:rsidP="00AE6227">
      <w:pPr>
        <w:spacing w:after="0" w:line="240" w:lineRule="auto"/>
        <w:jc w:val="both"/>
        <w:rPr>
          <w:rFonts w:cs="Times New Roman"/>
        </w:rPr>
      </w:pPr>
    </w:p>
    <w:p w14:paraId="1DF567BD" w14:textId="275CBAC7" w:rsidR="004B3FED" w:rsidRDefault="004B3FED" w:rsidP="00AE6227">
      <w:pPr>
        <w:spacing w:after="0" w:line="240" w:lineRule="auto"/>
        <w:jc w:val="both"/>
        <w:rPr>
          <w:rFonts w:cs="Times New Roman"/>
        </w:rPr>
      </w:pPr>
    </w:p>
    <w:p w14:paraId="2B761F7D" w14:textId="77777777" w:rsidR="004B3FED" w:rsidRDefault="004B3FED">
      <w:pPr>
        <w:rPr>
          <w:rFonts w:cs="Times New Roman"/>
        </w:rPr>
      </w:pPr>
      <w:r>
        <w:rPr>
          <w:rFonts w:cs="Times New Roman"/>
        </w:rPr>
        <w:br w:type="page"/>
      </w:r>
    </w:p>
    <w:p w14:paraId="0B6B1DA3" w14:textId="487AF241" w:rsidR="004B3FED" w:rsidRDefault="004B3FED" w:rsidP="004B3FED">
      <w:pPr>
        <w:pStyle w:val="u1"/>
        <w:rPr>
          <w:lang w:val="vi-VN"/>
        </w:rPr>
      </w:pPr>
      <w:bookmarkStart w:id="57" w:name="_Toc128301837"/>
      <w:r>
        <w:lastRenderedPageBreak/>
        <w:t>KẾT</w:t>
      </w:r>
      <w:r>
        <w:rPr>
          <w:lang w:val="vi-VN"/>
        </w:rPr>
        <w:t xml:space="preserve"> LUẬN</w:t>
      </w:r>
      <w:bookmarkEnd w:id="57"/>
    </w:p>
    <w:p w14:paraId="2FAC7DDB" w14:textId="0CAACA25" w:rsidR="004B3FED" w:rsidRDefault="004B3FED" w:rsidP="004B3FED">
      <w:pPr>
        <w:pStyle w:val="u2"/>
        <w:rPr>
          <w:lang w:val="vi-VN"/>
        </w:rPr>
      </w:pPr>
      <w:bookmarkStart w:id="58" w:name="_Toc128301838"/>
      <w:r>
        <w:rPr>
          <w:lang w:val="vi-VN"/>
        </w:rPr>
        <w:t>Kết quả đạt được</w:t>
      </w:r>
      <w:bookmarkEnd w:id="58"/>
    </w:p>
    <w:p w14:paraId="0F19ABEF" w14:textId="5A479881" w:rsidR="004B3FED" w:rsidRDefault="004B3FED" w:rsidP="004B3FED">
      <w:pPr>
        <w:pStyle w:val="oancuaDanhsach"/>
        <w:numPr>
          <w:ilvl w:val="0"/>
          <w:numId w:val="45"/>
        </w:numPr>
        <w:rPr>
          <w:lang w:val="vi-VN"/>
        </w:rPr>
      </w:pPr>
      <w:r>
        <w:rPr>
          <w:lang w:val="vi-VN"/>
        </w:rPr>
        <w:t>Thực hiện được website cơ bản .</w:t>
      </w:r>
    </w:p>
    <w:p w14:paraId="07B277DD" w14:textId="33165F29" w:rsidR="004B3FED" w:rsidRDefault="004B3FED" w:rsidP="004B3FED">
      <w:pPr>
        <w:pStyle w:val="oancuaDanhsach"/>
        <w:numPr>
          <w:ilvl w:val="0"/>
          <w:numId w:val="45"/>
        </w:numPr>
        <w:rPr>
          <w:lang w:val="vi-VN"/>
        </w:rPr>
      </w:pPr>
      <w:r>
        <w:rPr>
          <w:lang w:val="vi-VN"/>
        </w:rPr>
        <w:t>Tìm hiểu và xây dựng được video .</w:t>
      </w:r>
    </w:p>
    <w:p w14:paraId="7C4D84F4" w14:textId="59E098FA" w:rsidR="004B3FED" w:rsidRDefault="004B3FED" w:rsidP="004B3FED">
      <w:pPr>
        <w:pStyle w:val="oancuaDanhsach"/>
        <w:numPr>
          <w:ilvl w:val="0"/>
          <w:numId w:val="45"/>
        </w:numPr>
        <w:rPr>
          <w:lang w:val="vi-VN"/>
        </w:rPr>
      </w:pPr>
      <w:r>
        <w:rPr>
          <w:lang w:val="vi-VN"/>
        </w:rPr>
        <w:t>Tạo được poster quảng cáo.</w:t>
      </w:r>
    </w:p>
    <w:p w14:paraId="18599AA5" w14:textId="5D2EEC10" w:rsidR="004B3FED" w:rsidRDefault="004B3FED" w:rsidP="004B3FED">
      <w:pPr>
        <w:pStyle w:val="oancuaDanhsach"/>
        <w:numPr>
          <w:ilvl w:val="0"/>
          <w:numId w:val="45"/>
        </w:numPr>
        <w:rPr>
          <w:lang w:val="vi-VN"/>
        </w:rPr>
      </w:pPr>
      <w:r>
        <w:rPr>
          <w:lang w:val="vi-VN"/>
        </w:rPr>
        <w:t>Thiết kế được slide cơ bản .</w:t>
      </w:r>
    </w:p>
    <w:p w14:paraId="6C22FF52" w14:textId="419B7B55" w:rsidR="004B3FED" w:rsidRDefault="004B3FED" w:rsidP="004B3FED">
      <w:pPr>
        <w:pStyle w:val="oancuaDanhsach"/>
        <w:numPr>
          <w:ilvl w:val="0"/>
          <w:numId w:val="45"/>
        </w:numPr>
        <w:rPr>
          <w:lang w:val="vi-VN"/>
        </w:rPr>
      </w:pPr>
      <w:r>
        <w:rPr>
          <w:lang w:val="vi-VN"/>
        </w:rPr>
        <w:t>Viết được báo cáo word.</w:t>
      </w:r>
    </w:p>
    <w:p w14:paraId="04D74306" w14:textId="6098FC07" w:rsidR="004B3FED" w:rsidRDefault="002553FE" w:rsidP="002553FE">
      <w:pPr>
        <w:pStyle w:val="u2"/>
        <w:rPr>
          <w:lang w:val="vi-VN"/>
        </w:rPr>
      </w:pPr>
      <w:bookmarkStart w:id="59" w:name="_Toc128301839"/>
      <w:r>
        <w:rPr>
          <w:lang w:val="vi-VN"/>
        </w:rPr>
        <w:t>Nhược điểm</w:t>
      </w:r>
      <w:bookmarkEnd w:id="59"/>
    </w:p>
    <w:p w14:paraId="6809800E" w14:textId="77067ED9" w:rsidR="002553FE" w:rsidRPr="002553FE" w:rsidRDefault="002553FE" w:rsidP="002553FE">
      <w:pPr>
        <w:pStyle w:val="oancuaDanhsach"/>
        <w:numPr>
          <w:ilvl w:val="0"/>
          <w:numId w:val="46"/>
        </w:numPr>
        <w:rPr>
          <w:lang w:val="vi-VN"/>
        </w:rPr>
      </w:pPr>
      <w:r w:rsidRPr="002553FE">
        <w:rPr>
          <w:lang w:val="vi-VN"/>
        </w:rPr>
        <w:t>Trình độ vẫn còn kém ,website chưa có thể thao tác được nhiều , chưa thể đăng nhập và đăng bài.</w:t>
      </w:r>
    </w:p>
    <w:p w14:paraId="4F3D5274" w14:textId="54599EFD" w:rsidR="002553FE" w:rsidRDefault="002553FE" w:rsidP="002553FE">
      <w:pPr>
        <w:pStyle w:val="oancuaDanhsach"/>
        <w:numPr>
          <w:ilvl w:val="0"/>
          <w:numId w:val="47"/>
        </w:numPr>
        <w:rPr>
          <w:lang w:val="vi-VN"/>
        </w:rPr>
      </w:pPr>
      <w:r w:rsidRPr="002553FE">
        <w:rPr>
          <w:lang w:val="vi-VN"/>
        </w:rPr>
        <w:t>Poster vẫn còn sơ xài chưa thật sự bắt mắt.</w:t>
      </w:r>
    </w:p>
    <w:p w14:paraId="0D352ED9" w14:textId="5078F5E2" w:rsidR="002553FE" w:rsidRDefault="002553FE" w:rsidP="002553FE">
      <w:pPr>
        <w:pStyle w:val="oancuaDanhsach"/>
        <w:rPr>
          <w:lang w:val="vi-VN"/>
        </w:rPr>
      </w:pPr>
    </w:p>
    <w:p w14:paraId="4B7DCAC6" w14:textId="6553FF70" w:rsidR="002553FE" w:rsidRDefault="002553FE" w:rsidP="002553FE">
      <w:pPr>
        <w:pStyle w:val="u2"/>
        <w:rPr>
          <w:lang w:val="vi-VN"/>
        </w:rPr>
      </w:pPr>
      <w:bookmarkStart w:id="60" w:name="_Toc128301840"/>
      <w:r>
        <w:rPr>
          <w:lang w:val="vi-VN"/>
        </w:rPr>
        <w:t>Hướng phát triển</w:t>
      </w:r>
      <w:bookmarkEnd w:id="60"/>
    </w:p>
    <w:p w14:paraId="627B68AB" w14:textId="65561B67" w:rsidR="002553FE" w:rsidRDefault="002553FE" w:rsidP="002553FE">
      <w:pPr>
        <w:pStyle w:val="oancuaDanhsach"/>
        <w:numPr>
          <w:ilvl w:val="0"/>
          <w:numId w:val="47"/>
        </w:numPr>
        <w:rPr>
          <w:lang w:val="vi-VN"/>
        </w:rPr>
      </w:pPr>
      <w:r>
        <w:rPr>
          <w:lang w:val="vi-VN"/>
        </w:rPr>
        <w:t>Nâng cao trình độ và kiến thức về các kĩ năng mềm.</w:t>
      </w:r>
    </w:p>
    <w:p w14:paraId="33663209" w14:textId="3B3499CB" w:rsidR="002553FE" w:rsidRDefault="002553FE" w:rsidP="002553FE">
      <w:pPr>
        <w:pStyle w:val="oancuaDanhsach"/>
        <w:numPr>
          <w:ilvl w:val="0"/>
          <w:numId w:val="47"/>
        </w:numPr>
        <w:rPr>
          <w:lang w:val="vi-VN"/>
        </w:rPr>
      </w:pPr>
      <w:r>
        <w:rPr>
          <w:lang w:val="vi-VN"/>
        </w:rPr>
        <w:t>Nâng cao trình độ xây dựng website.</w:t>
      </w:r>
    </w:p>
    <w:p w14:paraId="6BFCD0EB" w14:textId="68B4602B" w:rsidR="002553FE" w:rsidRDefault="002553FE" w:rsidP="002553FE">
      <w:pPr>
        <w:pStyle w:val="oancuaDanhsach"/>
        <w:numPr>
          <w:ilvl w:val="0"/>
          <w:numId w:val="47"/>
        </w:numPr>
        <w:rPr>
          <w:lang w:val="vi-VN"/>
        </w:rPr>
      </w:pPr>
      <w:r>
        <w:rPr>
          <w:lang w:val="vi-VN"/>
        </w:rPr>
        <w:t>Nâng cao khả năng hoạt động nhóm.</w:t>
      </w:r>
    </w:p>
    <w:p w14:paraId="6ADA3161" w14:textId="20A57D85" w:rsidR="002553FE" w:rsidRDefault="002553FE" w:rsidP="002553FE">
      <w:pPr>
        <w:pStyle w:val="oancuaDanhsach"/>
        <w:rPr>
          <w:lang w:val="vi-VN"/>
        </w:rPr>
      </w:pPr>
    </w:p>
    <w:p w14:paraId="07CD2206" w14:textId="7375DCC3" w:rsidR="002553FE" w:rsidRDefault="002553FE" w:rsidP="002553FE">
      <w:pPr>
        <w:pStyle w:val="u2"/>
        <w:rPr>
          <w:lang w:val="vi-VN"/>
        </w:rPr>
      </w:pPr>
      <w:bookmarkStart w:id="61" w:name="_Toc128301841"/>
      <w:r>
        <w:rPr>
          <w:lang w:val="vi-VN"/>
        </w:rPr>
        <w:t>Kết luận</w:t>
      </w:r>
      <w:bookmarkEnd w:id="61"/>
    </w:p>
    <w:p w14:paraId="0BA32678" w14:textId="446796B2" w:rsidR="002553FE" w:rsidRDefault="002553FE" w:rsidP="002553FE">
      <w:pPr>
        <w:pStyle w:val="oancuaDanhsach"/>
        <w:numPr>
          <w:ilvl w:val="0"/>
          <w:numId w:val="48"/>
        </w:numPr>
        <w:rPr>
          <w:lang w:val="vi-VN"/>
        </w:rPr>
      </w:pPr>
      <w:r w:rsidRPr="002553FE">
        <w:rPr>
          <w:lang w:val="vi-VN"/>
        </w:rPr>
        <w:t>sau quá trình thực hiện dự án nhóm xây dựng website, thiết kế video, xây dựng video, poster và viết báo cáo word:</w:t>
      </w:r>
    </w:p>
    <w:p w14:paraId="550D0866" w14:textId="043044B5" w:rsidR="002553FE" w:rsidRDefault="002553FE" w:rsidP="002553FE">
      <w:pPr>
        <w:pStyle w:val="oancuaDanhsach"/>
        <w:numPr>
          <w:ilvl w:val="0"/>
          <w:numId w:val="49"/>
        </w:numPr>
        <w:jc w:val="both"/>
        <w:rPr>
          <w:lang w:val="vi-VN"/>
        </w:rPr>
      </w:pPr>
      <w:r w:rsidRPr="002553FE">
        <w:rPr>
          <w:lang w:val="vi-VN"/>
        </w:rPr>
        <w:t>Nhóm của chúng tôi đã cố gắng hết sức để xây dựng các sản phẩm như website, video, poster và báo cáo theo yêu cầu dự án.</w:t>
      </w:r>
    </w:p>
    <w:p w14:paraId="4AC87911" w14:textId="04947221" w:rsidR="002553FE" w:rsidRDefault="002553FE" w:rsidP="002553FE">
      <w:pPr>
        <w:pStyle w:val="oancuaDanhsach"/>
        <w:numPr>
          <w:ilvl w:val="0"/>
          <w:numId w:val="49"/>
        </w:numPr>
        <w:jc w:val="both"/>
        <w:rPr>
          <w:lang w:val="vi-VN"/>
        </w:rPr>
      </w:pPr>
      <w:r w:rsidRPr="002553FE">
        <w:rPr>
          <w:lang w:val="vi-VN"/>
        </w:rPr>
        <w:t>Tuy nhiên, chúng tôi thừa nhận rằng sản phẩm của chúng tôi không đạt được chất lượng như mong đợi và vẫn còn nhiều điểm cần cải thiện.</w:t>
      </w:r>
    </w:p>
    <w:p w14:paraId="4DEB154F" w14:textId="30C4737A" w:rsidR="002553FE" w:rsidRDefault="002553FE" w:rsidP="002553FE">
      <w:pPr>
        <w:pStyle w:val="oancuaDanhsach"/>
        <w:numPr>
          <w:ilvl w:val="0"/>
          <w:numId w:val="49"/>
        </w:numPr>
        <w:jc w:val="both"/>
        <w:rPr>
          <w:lang w:val="vi-VN"/>
        </w:rPr>
      </w:pPr>
      <w:r w:rsidRPr="002553FE">
        <w:rPr>
          <w:lang w:val="vi-VN"/>
        </w:rPr>
        <w:t>Qua đó, chúng tôi đã học được nhiều kinh nghiệm và cải thiện được kỹ năng làm việc đội nhóm, quản lý thời gian và cải thiện kỹ năng thiết kế website, video, poster và viết báo cáo word.</w:t>
      </w:r>
    </w:p>
    <w:p w14:paraId="7B8EDF7E" w14:textId="29B220B2" w:rsidR="002553FE" w:rsidRDefault="002553FE" w:rsidP="002553FE">
      <w:pPr>
        <w:pStyle w:val="oancuaDanhsach"/>
        <w:numPr>
          <w:ilvl w:val="0"/>
          <w:numId w:val="49"/>
        </w:numPr>
        <w:jc w:val="both"/>
        <w:rPr>
          <w:lang w:val="vi-VN"/>
        </w:rPr>
      </w:pPr>
      <w:r w:rsidRPr="002553FE">
        <w:rPr>
          <w:lang w:val="vi-VN"/>
        </w:rPr>
        <w:t>Chúng tôi sẽ tiếp tục nỗ lực để cải thiện sản phẩm của mình và rèn luyện kỹ năng của mình một cách liên tục trong tương lai.</w:t>
      </w:r>
    </w:p>
    <w:p w14:paraId="319D1499" w14:textId="77777777" w:rsidR="002553FE" w:rsidRDefault="002553FE">
      <w:pPr>
        <w:rPr>
          <w:lang w:val="vi-VN"/>
        </w:rPr>
      </w:pPr>
      <w:r>
        <w:rPr>
          <w:lang w:val="vi-VN"/>
        </w:rPr>
        <w:br w:type="page"/>
      </w:r>
    </w:p>
    <w:p w14:paraId="1E86853C" w14:textId="5FF2FAA1" w:rsidR="002553FE" w:rsidRDefault="007E673E" w:rsidP="007E673E">
      <w:pPr>
        <w:pStyle w:val="Tiu"/>
        <w:rPr>
          <w:lang w:val="vi-VN"/>
        </w:rPr>
      </w:pPr>
      <w:bookmarkStart w:id="62" w:name="_Toc128301842"/>
      <w:r>
        <w:rPr>
          <w:lang w:val="vi-VN"/>
        </w:rPr>
        <w:lastRenderedPageBreak/>
        <w:t>TÀI LIỆU THAM KHẢO</w:t>
      </w:r>
      <w:bookmarkEnd w:id="62"/>
    </w:p>
    <w:p w14:paraId="0785DDB7" w14:textId="53DC93F7" w:rsidR="007E673E" w:rsidRDefault="007E673E" w:rsidP="007E673E">
      <w:pPr>
        <w:pStyle w:val="oancuaDanhsach"/>
        <w:numPr>
          <w:ilvl w:val="0"/>
          <w:numId w:val="50"/>
        </w:numPr>
        <w:rPr>
          <w:lang w:val="vi-VN"/>
        </w:rPr>
      </w:pPr>
      <w:hyperlink r:id="rId16" w:history="1">
        <w:r w:rsidRPr="00F2734E">
          <w:rPr>
            <w:rStyle w:val="Siuktni"/>
            <w:lang w:val="vi-VN"/>
          </w:rPr>
          <w:t>https://nordiccoder.com/blog/tong-quan-html-css-ban-can-biet/</w:t>
        </w:r>
      </w:hyperlink>
    </w:p>
    <w:p w14:paraId="7F005241" w14:textId="686EEBB8" w:rsidR="007E673E" w:rsidRDefault="007E673E" w:rsidP="007E673E">
      <w:pPr>
        <w:pStyle w:val="oancuaDanhsach"/>
        <w:numPr>
          <w:ilvl w:val="0"/>
          <w:numId w:val="50"/>
        </w:numPr>
        <w:rPr>
          <w:lang w:val="vi-VN"/>
        </w:rPr>
      </w:pPr>
      <w:hyperlink r:id="rId17" w:history="1">
        <w:r w:rsidRPr="00F2734E">
          <w:rPr>
            <w:rStyle w:val="Siuktni"/>
            <w:lang w:val="vi-VN"/>
          </w:rPr>
          <w:t>https://www.youtube.com/watch?v=3t2H8aqOkeQ</w:t>
        </w:r>
      </w:hyperlink>
    </w:p>
    <w:p w14:paraId="20861DF4" w14:textId="503BAD2D" w:rsidR="007E673E" w:rsidRDefault="007E673E" w:rsidP="007E673E">
      <w:pPr>
        <w:pStyle w:val="oancuaDanhsach"/>
        <w:numPr>
          <w:ilvl w:val="0"/>
          <w:numId w:val="50"/>
        </w:numPr>
        <w:rPr>
          <w:lang w:val="vi-VN"/>
        </w:rPr>
      </w:pPr>
      <w:hyperlink r:id="rId18" w:history="1">
        <w:r w:rsidRPr="00F2734E">
          <w:rPr>
            <w:rStyle w:val="Siuktni"/>
            <w:lang w:val="vi-VN"/>
          </w:rPr>
          <w:t>https://www.youtube.com/watch?v=iUFOP-kuRUg</w:t>
        </w:r>
      </w:hyperlink>
    </w:p>
    <w:p w14:paraId="19E3756B" w14:textId="66C84747" w:rsidR="007E673E" w:rsidRDefault="007E673E" w:rsidP="007E673E">
      <w:pPr>
        <w:pStyle w:val="oancuaDanhsach"/>
        <w:numPr>
          <w:ilvl w:val="0"/>
          <w:numId w:val="50"/>
        </w:numPr>
        <w:rPr>
          <w:lang w:val="vi-VN"/>
        </w:rPr>
      </w:pPr>
      <w:hyperlink r:id="rId19" w:history="1">
        <w:r w:rsidRPr="00F2734E">
          <w:rPr>
            <w:rStyle w:val="Siuktni"/>
            <w:lang w:val="vi-VN"/>
          </w:rPr>
          <w:t>https://www.youtube.com/watch?v=0wvrlOyGlq0</w:t>
        </w:r>
      </w:hyperlink>
    </w:p>
    <w:p w14:paraId="41C09C1B" w14:textId="5F4BF7E8" w:rsidR="007E673E" w:rsidRDefault="007E673E" w:rsidP="007E673E">
      <w:pPr>
        <w:pStyle w:val="oancuaDanhsach"/>
        <w:numPr>
          <w:ilvl w:val="0"/>
          <w:numId w:val="50"/>
        </w:numPr>
        <w:rPr>
          <w:lang w:val="vi-VN"/>
        </w:rPr>
      </w:pPr>
      <w:hyperlink r:id="rId20" w:history="1">
        <w:r w:rsidRPr="00F2734E">
          <w:rPr>
            <w:rStyle w:val="Siuktni"/>
            <w:lang w:val="vi-VN"/>
          </w:rPr>
          <w:t>https://www.youtube.com/watch?v=mIZDZIqdR7Y</w:t>
        </w:r>
      </w:hyperlink>
    </w:p>
    <w:p w14:paraId="09A9D479" w14:textId="77777777" w:rsidR="007E673E" w:rsidRPr="007E673E" w:rsidRDefault="007E673E" w:rsidP="007E673E">
      <w:pPr>
        <w:pStyle w:val="oancuaDanhsach"/>
        <w:rPr>
          <w:lang w:val="vi-VN"/>
        </w:rPr>
      </w:pPr>
    </w:p>
    <w:sectPr w:rsidR="007E673E" w:rsidRPr="007E673E" w:rsidSect="00E8550C">
      <w:headerReference w:type="first" r:id="rId21"/>
      <w:pgSz w:w="11907" w:h="16840"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8BC56" w14:textId="77777777" w:rsidR="00A14200" w:rsidRDefault="00A14200" w:rsidP="002256E6">
      <w:pPr>
        <w:spacing w:after="0" w:line="240" w:lineRule="auto"/>
      </w:pPr>
      <w:r>
        <w:separator/>
      </w:r>
    </w:p>
  </w:endnote>
  <w:endnote w:type="continuationSeparator" w:id="0">
    <w:p w14:paraId="0F8E0962" w14:textId="77777777" w:rsidR="00A14200" w:rsidRDefault="00A14200" w:rsidP="00225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tka Text">
    <w:panose1 w:val="00000000000000000000"/>
    <w:charset w:val="A3"/>
    <w:family w:val="auto"/>
    <w:pitch w:val="variable"/>
    <w:sig w:usb0="A00002EF" w:usb1="4000204B" w:usb2="00000000" w:usb3="00000000" w:csb0="0000019F"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13DED" w14:textId="6AEBE3CD" w:rsidR="006F1AEF" w:rsidRPr="003F5CD7" w:rsidRDefault="00E06639" w:rsidP="003F5CD7">
    <w:pPr>
      <w:pStyle w:val="Chntrang"/>
      <w:pBdr>
        <w:top w:val="single" w:sz="4" w:space="1" w:color="auto"/>
      </w:pBdr>
      <w:rPr>
        <w:rFonts w:cs="Times New Roman"/>
        <w:i/>
        <w:sz w:val="24"/>
        <w:szCs w:val="24"/>
      </w:rPr>
    </w:pPr>
    <w:r>
      <w:rPr>
        <w:rFonts w:cs="Times New Roman"/>
        <w:i/>
        <w:sz w:val="24"/>
        <w:szCs w:val="24"/>
      </w:rPr>
      <w:t>Nguyễn Vĩnh Khang – Tô Hiếu Ngoan – Nguyễn Tôn Minh Huyền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95D1C" w14:textId="2DE17541" w:rsidR="00BD45FD" w:rsidRPr="00BD45FD" w:rsidRDefault="00BD45FD" w:rsidP="00BD45FD">
    <w:pPr>
      <w:pStyle w:val="Chntrang"/>
      <w:pBdr>
        <w:top w:val="single" w:sz="4" w:space="1" w:color="auto"/>
      </w:pBdr>
      <w:rPr>
        <w:rFonts w:cs="Times New Roman"/>
        <w:i/>
        <w:sz w:val="24"/>
        <w:szCs w:val="24"/>
      </w:rPr>
    </w:pPr>
    <w:r>
      <w:rPr>
        <w:rFonts w:cs="Times New Roman"/>
        <w:i/>
        <w:sz w:val="24"/>
        <w:szCs w:val="24"/>
      </w:rPr>
      <w:t>Nguyễn Vĩnh Khang – Tô Hiếu Ngoan – Nguyễn Tôn Minh Huyền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26586" w14:textId="77777777" w:rsidR="00A14200" w:rsidRDefault="00A14200" w:rsidP="002256E6">
      <w:pPr>
        <w:spacing w:after="0" w:line="240" w:lineRule="auto"/>
      </w:pPr>
      <w:r>
        <w:separator/>
      </w:r>
    </w:p>
  </w:footnote>
  <w:footnote w:type="continuationSeparator" w:id="0">
    <w:p w14:paraId="60088617" w14:textId="77777777" w:rsidR="00A14200" w:rsidRDefault="00A14200" w:rsidP="002256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401C2" w14:textId="7C02FDA8" w:rsidR="006F1AEF" w:rsidRPr="0055530E" w:rsidRDefault="00E06639" w:rsidP="0055530E">
    <w:pPr>
      <w:pStyle w:val="utrang"/>
      <w:pBdr>
        <w:bottom w:val="single" w:sz="4" w:space="1" w:color="auto"/>
      </w:pBdr>
      <w:rPr>
        <w:rFonts w:cs="Times New Roman"/>
        <w:i/>
        <w:sz w:val="24"/>
        <w:szCs w:val="24"/>
      </w:rPr>
    </w:pPr>
    <w:r>
      <w:rPr>
        <w:rFonts w:cs="Times New Roman"/>
        <w:i/>
        <w:sz w:val="24"/>
        <w:szCs w:val="24"/>
      </w:rPr>
      <w:t>Nhập môn ngành kĩ năng mềm</w:t>
    </w:r>
    <w:r w:rsidR="006F1AEF" w:rsidRPr="00E8550C">
      <w:rPr>
        <w:rFonts w:cs="Times New Roman"/>
        <w:i/>
        <w:sz w:val="24"/>
        <w:szCs w:val="24"/>
      </w:rPr>
      <w:tab/>
    </w:r>
    <w:r w:rsidR="006F1AEF" w:rsidRPr="00E8550C">
      <w:rPr>
        <w:rFonts w:cs="Times New Roman"/>
        <w:i/>
        <w:sz w:val="24"/>
        <w:szCs w:val="24"/>
      </w:rPr>
      <w:tab/>
    </w:r>
    <w:sdt>
      <w:sdtPr>
        <w:rPr>
          <w:rFonts w:cs="Times New Roman"/>
          <w:i/>
          <w:sz w:val="24"/>
          <w:szCs w:val="24"/>
        </w:rPr>
        <w:id w:val="-1660993803"/>
        <w:docPartObj>
          <w:docPartGallery w:val="Page Numbers (Top of Page)"/>
          <w:docPartUnique/>
        </w:docPartObj>
      </w:sdtPr>
      <w:sdtEndPr>
        <w:rPr>
          <w:noProof/>
        </w:rPr>
      </w:sdtEndPr>
      <w:sdtContent>
        <w:r w:rsidR="006F1AEF" w:rsidRPr="00E8550C">
          <w:rPr>
            <w:rFonts w:cs="Times New Roman"/>
            <w:sz w:val="24"/>
            <w:szCs w:val="24"/>
          </w:rPr>
          <w:fldChar w:fldCharType="begin"/>
        </w:r>
        <w:r w:rsidR="006F1AEF" w:rsidRPr="00E8550C">
          <w:rPr>
            <w:rFonts w:cs="Times New Roman"/>
            <w:sz w:val="24"/>
            <w:szCs w:val="24"/>
          </w:rPr>
          <w:instrText xml:space="preserve"> PAGE   \* MERGEFORMAT </w:instrText>
        </w:r>
        <w:r w:rsidR="006F1AEF" w:rsidRPr="00E8550C">
          <w:rPr>
            <w:rFonts w:cs="Times New Roman"/>
            <w:sz w:val="24"/>
            <w:szCs w:val="24"/>
          </w:rPr>
          <w:fldChar w:fldCharType="separate"/>
        </w:r>
        <w:r w:rsidR="008D4EA6">
          <w:rPr>
            <w:rFonts w:cs="Times New Roman"/>
            <w:noProof/>
            <w:sz w:val="24"/>
            <w:szCs w:val="24"/>
          </w:rPr>
          <w:t>5</w:t>
        </w:r>
        <w:r w:rsidR="006F1AEF" w:rsidRPr="00E8550C">
          <w:rPr>
            <w:rFonts w:cs="Times New Roman"/>
            <w:noProof/>
            <w:sz w:val="24"/>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1EA67" w14:textId="260611B2" w:rsidR="006F1AEF" w:rsidRPr="00E8550C" w:rsidRDefault="00E06639" w:rsidP="00E8550C">
    <w:pPr>
      <w:pStyle w:val="utrang"/>
      <w:pBdr>
        <w:bottom w:val="single" w:sz="4" w:space="1" w:color="auto"/>
      </w:pBdr>
      <w:rPr>
        <w:rFonts w:cs="Times New Roman"/>
        <w:i/>
        <w:sz w:val="24"/>
        <w:szCs w:val="24"/>
      </w:rPr>
    </w:pPr>
    <w:r>
      <w:rPr>
        <w:rFonts w:cs="Times New Roman"/>
        <w:i/>
        <w:sz w:val="24"/>
        <w:szCs w:val="24"/>
      </w:rPr>
      <w:t>Nhập môn ngành kĩ năng mềm</w:t>
    </w:r>
    <w:r w:rsidR="006F1AEF" w:rsidRPr="00E8550C">
      <w:rPr>
        <w:rFonts w:cs="Times New Roman"/>
        <w:i/>
        <w:sz w:val="24"/>
        <w:szCs w:val="24"/>
      </w:rPr>
      <w:tab/>
    </w:r>
    <w:r w:rsidR="006F1AEF" w:rsidRPr="00E8550C">
      <w:rPr>
        <w:rFonts w:cs="Times New Roman"/>
        <w:i/>
        <w:sz w:val="24"/>
        <w:szCs w:val="24"/>
      </w:rPr>
      <w:tab/>
    </w:r>
    <w:sdt>
      <w:sdtPr>
        <w:rPr>
          <w:rFonts w:cs="Times New Roman"/>
          <w:i/>
          <w:sz w:val="24"/>
          <w:szCs w:val="24"/>
        </w:rPr>
        <w:id w:val="1557740510"/>
        <w:docPartObj>
          <w:docPartGallery w:val="Page Numbers (Top of Page)"/>
          <w:docPartUnique/>
        </w:docPartObj>
      </w:sdtPr>
      <w:sdtEndPr>
        <w:rPr>
          <w:noProof/>
        </w:rPr>
      </w:sdtEndPr>
      <w:sdtContent>
        <w:r w:rsidR="006F1AEF" w:rsidRPr="00E8550C">
          <w:rPr>
            <w:rFonts w:cs="Times New Roman"/>
            <w:sz w:val="24"/>
            <w:szCs w:val="24"/>
          </w:rPr>
          <w:fldChar w:fldCharType="begin"/>
        </w:r>
        <w:r w:rsidR="006F1AEF" w:rsidRPr="00E8550C">
          <w:rPr>
            <w:rFonts w:cs="Times New Roman"/>
            <w:sz w:val="24"/>
            <w:szCs w:val="24"/>
          </w:rPr>
          <w:instrText xml:space="preserve"> PAGE   \* MERGEFORMAT </w:instrText>
        </w:r>
        <w:r w:rsidR="006F1AEF" w:rsidRPr="00E8550C">
          <w:rPr>
            <w:rFonts w:cs="Times New Roman"/>
            <w:sz w:val="24"/>
            <w:szCs w:val="24"/>
          </w:rPr>
          <w:fldChar w:fldCharType="separate"/>
        </w:r>
        <w:r w:rsidR="001635CD">
          <w:rPr>
            <w:rFonts w:cs="Times New Roman"/>
            <w:noProof/>
            <w:sz w:val="24"/>
            <w:szCs w:val="24"/>
          </w:rPr>
          <w:t>1</w:t>
        </w:r>
        <w:r w:rsidR="006F1AEF" w:rsidRPr="00E8550C">
          <w:rPr>
            <w:rFonts w:cs="Times New Roman"/>
            <w:noProof/>
            <w:sz w:val="24"/>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7369"/>
    <w:multiLevelType w:val="hybridMultilevel"/>
    <w:tmpl w:val="8EC45642"/>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B47275"/>
    <w:multiLevelType w:val="hybridMultilevel"/>
    <w:tmpl w:val="A55C594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1C934D8"/>
    <w:multiLevelType w:val="hybridMultilevel"/>
    <w:tmpl w:val="9CC4B840"/>
    <w:lvl w:ilvl="0" w:tplc="04090005">
      <w:start w:val="1"/>
      <w:numFmt w:val="bullet"/>
      <w:lvlText w:val=""/>
      <w:lvlJc w:val="left"/>
      <w:pPr>
        <w:ind w:left="2160" w:hanging="360"/>
      </w:pPr>
      <w:rPr>
        <w:rFonts w:ascii="Wingdings" w:hAnsi="Wingdings" w:hint="default"/>
      </w:rPr>
    </w:lvl>
    <w:lvl w:ilvl="1" w:tplc="A3463B0A">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1E26A5F"/>
    <w:multiLevelType w:val="hybridMultilevel"/>
    <w:tmpl w:val="16CAB290"/>
    <w:lvl w:ilvl="0" w:tplc="DB40A63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2F35507"/>
    <w:multiLevelType w:val="hybridMultilevel"/>
    <w:tmpl w:val="A9BC089C"/>
    <w:lvl w:ilvl="0" w:tplc="B5B0BD3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1D4929"/>
    <w:multiLevelType w:val="hybridMultilevel"/>
    <w:tmpl w:val="BE542206"/>
    <w:lvl w:ilvl="0" w:tplc="477A996A">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5F2012"/>
    <w:multiLevelType w:val="multilevel"/>
    <w:tmpl w:val="1B4EC6D0"/>
    <w:lvl w:ilvl="0">
      <w:numFmt w:val="bullet"/>
      <w:lvlText w:val="-"/>
      <w:lvlJc w:val="left"/>
      <w:pPr>
        <w:ind w:left="720" w:hanging="360"/>
      </w:pPr>
      <w:rPr>
        <w:rFonts w:ascii="Times New Roman" w:eastAsia="Times New Roman" w:hAnsi="Times New Roman" w:cs="Times New Roman" w:hint="default"/>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0C34672F"/>
    <w:multiLevelType w:val="hybridMultilevel"/>
    <w:tmpl w:val="6B80662C"/>
    <w:lvl w:ilvl="0" w:tplc="DB40A63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D1C2E94"/>
    <w:multiLevelType w:val="multilevel"/>
    <w:tmpl w:val="DA488A5E"/>
    <w:lvl w:ilvl="0">
      <w:start w:val="1"/>
      <w:numFmt w:val="decimal"/>
      <w:pStyle w:val="u1"/>
      <w:lvlText w:val="CHƯƠNG %1:"/>
      <w:lvlJc w:val="left"/>
      <w:pPr>
        <w:ind w:left="432" w:hanging="432"/>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u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u3"/>
      <w:lvlText w:val="%1.%2.%3"/>
      <w:lvlJc w:val="left"/>
      <w:pPr>
        <w:ind w:left="862" w:hanging="720"/>
      </w:pPr>
      <w:rPr>
        <w:rFonts w:hint="default"/>
        <w:i w:val="0"/>
        <w:iCs/>
      </w:rPr>
    </w:lvl>
    <w:lvl w:ilvl="3">
      <w:start w:val="1"/>
      <w:numFmt w:val="decimal"/>
      <w:pStyle w:val="u4"/>
      <w:lvlText w:val="%1.%2.%3.%4"/>
      <w:lvlJc w:val="left"/>
      <w:pPr>
        <w:ind w:left="1432" w:hanging="864"/>
      </w:pPr>
      <w:rPr>
        <w:rFonts w:hint="default"/>
      </w:rPr>
    </w:lvl>
    <w:lvl w:ilvl="4">
      <w:start w:val="1"/>
      <w:numFmt w:val="decimal"/>
      <w:pStyle w:val="c1"/>
      <w:lvlText w:val="%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9" w15:restartNumberingAfterBreak="0">
    <w:nsid w:val="14DF65B2"/>
    <w:multiLevelType w:val="hybridMultilevel"/>
    <w:tmpl w:val="2FC2A9D0"/>
    <w:lvl w:ilvl="0" w:tplc="DB40A63E">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19A90D93"/>
    <w:multiLevelType w:val="hybridMultilevel"/>
    <w:tmpl w:val="D51AD19A"/>
    <w:lvl w:ilvl="0" w:tplc="04090003">
      <w:start w:val="1"/>
      <w:numFmt w:val="bullet"/>
      <w:lvlText w:val="o"/>
      <w:lvlJc w:val="left"/>
      <w:pPr>
        <w:ind w:left="1445" w:hanging="360"/>
      </w:pPr>
      <w:rPr>
        <w:rFonts w:ascii="Courier New" w:hAnsi="Courier New" w:cs="Courier New"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11" w15:restartNumberingAfterBreak="0">
    <w:nsid w:val="1BFE175B"/>
    <w:multiLevelType w:val="hybridMultilevel"/>
    <w:tmpl w:val="4612980C"/>
    <w:lvl w:ilvl="0" w:tplc="AFFCCAE2">
      <w:start w:val="1"/>
      <w:numFmt w:val="decimal"/>
      <w:lvlText w:val="%1."/>
      <w:lvlJc w:val="left"/>
      <w:pPr>
        <w:ind w:left="720" w:hanging="360"/>
      </w:pPr>
    </w:lvl>
    <w:lvl w:ilvl="1" w:tplc="042A0019">
      <w:start w:val="1"/>
      <w:numFmt w:val="lowerLetter"/>
      <w:lvlText w:val="%2."/>
      <w:lvlJc w:val="left"/>
      <w:pPr>
        <w:ind w:left="1620" w:hanging="360"/>
      </w:pPr>
    </w:lvl>
    <w:lvl w:ilvl="2" w:tplc="042A001B" w:tentative="1">
      <w:start w:val="1"/>
      <w:numFmt w:val="lowerRoman"/>
      <w:lvlText w:val="%3."/>
      <w:lvlJc w:val="right"/>
      <w:pPr>
        <w:ind w:left="2340" w:hanging="180"/>
      </w:pPr>
    </w:lvl>
    <w:lvl w:ilvl="3" w:tplc="042A000F" w:tentative="1">
      <w:start w:val="1"/>
      <w:numFmt w:val="decimal"/>
      <w:lvlText w:val="%4."/>
      <w:lvlJc w:val="left"/>
      <w:pPr>
        <w:ind w:left="3060" w:hanging="360"/>
      </w:pPr>
    </w:lvl>
    <w:lvl w:ilvl="4" w:tplc="042A0019" w:tentative="1">
      <w:start w:val="1"/>
      <w:numFmt w:val="lowerLetter"/>
      <w:lvlText w:val="%5."/>
      <w:lvlJc w:val="left"/>
      <w:pPr>
        <w:ind w:left="3780" w:hanging="360"/>
      </w:pPr>
    </w:lvl>
    <w:lvl w:ilvl="5" w:tplc="042A001B" w:tentative="1">
      <w:start w:val="1"/>
      <w:numFmt w:val="lowerRoman"/>
      <w:lvlText w:val="%6."/>
      <w:lvlJc w:val="right"/>
      <w:pPr>
        <w:ind w:left="4500" w:hanging="180"/>
      </w:pPr>
    </w:lvl>
    <w:lvl w:ilvl="6" w:tplc="042A000F" w:tentative="1">
      <w:start w:val="1"/>
      <w:numFmt w:val="decimal"/>
      <w:lvlText w:val="%7."/>
      <w:lvlJc w:val="left"/>
      <w:pPr>
        <w:ind w:left="5220" w:hanging="360"/>
      </w:pPr>
    </w:lvl>
    <w:lvl w:ilvl="7" w:tplc="042A0019" w:tentative="1">
      <w:start w:val="1"/>
      <w:numFmt w:val="lowerLetter"/>
      <w:lvlText w:val="%8."/>
      <w:lvlJc w:val="left"/>
      <w:pPr>
        <w:ind w:left="5940" w:hanging="360"/>
      </w:pPr>
    </w:lvl>
    <w:lvl w:ilvl="8" w:tplc="042A001B" w:tentative="1">
      <w:start w:val="1"/>
      <w:numFmt w:val="lowerRoman"/>
      <w:lvlText w:val="%9."/>
      <w:lvlJc w:val="right"/>
      <w:pPr>
        <w:ind w:left="6660" w:hanging="180"/>
      </w:pPr>
    </w:lvl>
  </w:abstractNum>
  <w:abstractNum w:abstractNumId="12" w15:restartNumberingAfterBreak="0">
    <w:nsid w:val="26500DA6"/>
    <w:multiLevelType w:val="hybridMultilevel"/>
    <w:tmpl w:val="528C2EC0"/>
    <w:lvl w:ilvl="0" w:tplc="04090005">
      <w:start w:val="1"/>
      <w:numFmt w:val="bullet"/>
      <w:lvlText w:val=""/>
      <w:lvlJc w:val="left"/>
      <w:pPr>
        <w:ind w:left="2160" w:hanging="360"/>
      </w:pPr>
      <w:rPr>
        <w:rFonts w:ascii="Wingdings" w:hAnsi="Wingdings" w:hint="default"/>
      </w:rPr>
    </w:lvl>
    <w:lvl w:ilvl="1" w:tplc="A3463B0A">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7BF0BE3"/>
    <w:multiLevelType w:val="hybridMultilevel"/>
    <w:tmpl w:val="6C1E3148"/>
    <w:lvl w:ilvl="0" w:tplc="477A996A">
      <w:start w:val="1"/>
      <w:numFmt w:val="bullet"/>
      <w:lvlText w:val="­"/>
      <w:lvlJc w:val="left"/>
      <w:pPr>
        <w:ind w:left="720" w:hanging="360"/>
      </w:pPr>
      <w:rPr>
        <w:rFonts w:ascii="Sitka Text" w:hAnsi="Sitka Text"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507CE"/>
    <w:multiLevelType w:val="hybridMultilevel"/>
    <w:tmpl w:val="509A91C8"/>
    <w:lvl w:ilvl="0" w:tplc="E1FAC618">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A3463B0A">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923F6F"/>
    <w:multiLevelType w:val="hybridMultilevel"/>
    <w:tmpl w:val="84AE8DA2"/>
    <w:lvl w:ilvl="0" w:tplc="DB40A63E">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372B3A1F"/>
    <w:multiLevelType w:val="hybridMultilevel"/>
    <w:tmpl w:val="F1E22EA4"/>
    <w:lvl w:ilvl="0" w:tplc="DB40A63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3070E5"/>
    <w:multiLevelType w:val="hybridMultilevel"/>
    <w:tmpl w:val="9CA62642"/>
    <w:lvl w:ilvl="0" w:tplc="04090003">
      <w:start w:val="1"/>
      <w:numFmt w:val="bullet"/>
      <w:lvlText w:val="o"/>
      <w:lvlJc w:val="left"/>
      <w:pPr>
        <w:ind w:left="1582" w:hanging="360"/>
      </w:pPr>
      <w:rPr>
        <w:rFonts w:ascii="Courier New" w:hAnsi="Courier New" w:cs="Courier New"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18" w15:restartNumberingAfterBreak="0">
    <w:nsid w:val="3CED1C5D"/>
    <w:multiLevelType w:val="hybridMultilevel"/>
    <w:tmpl w:val="AC34D488"/>
    <w:lvl w:ilvl="0" w:tplc="DB40A63E">
      <w:numFmt w:val="bullet"/>
      <w:lvlText w:val="-"/>
      <w:lvlJc w:val="left"/>
      <w:pPr>
        <w:ind w:left="1620" w:hanging="360"/>
      </w:pPr>
      <w:rPr>
        <w:rFonts w:ascii="Times New Roman" w:eastAsia="Times New Roman" w:hAnsi="Times New Roman" w:cs="Times New Roman" w:hint="default"/>
      </w:rPr>
    </w:lvl>
    <w:lvl w:ilvl="1" w:tplc="042A0003" w:tentative="1">
      <w:start w:val="1"/>
      <w:numFmt w:val="bullet"/>
      <w:lvlText w:val="o"/>
      <w:lvlJc w:val="left"/>
      <w:pPr>
        <w:ind w:left="2340" w:hanging="360"/>
      </w:pPr>
      <w:rPr>
        <w:rFonts w:ascii="Courier New" w:hAnsi="Courier New" w:cs="Courier New" w:hint="default"/>
      </w:rPr>
    </w:lvl>
    <w:lvl w:ilvl="2" w:tplc="042A0005" w:tentative="1">
      <w:start w:val="1"/>
      <w:numFmt w:val="bullet"/>
      <w:lvlText w:val=""/>
      <w:lvlJc w:val="left"/>
      <w:pPr>
        <w:ind w:left="3060" w:hanging="360"/>
      </w:pPr>
      <w:rPr>
        <w:rFonts w:ascii="Wingdings" w:hAnsi="Wingdings" w:hint="default"/>
      </w:rPr>
    </w:lvl>
    <w:lvl w:ilvl="3" w:tplc="042A0001" w:tentative="1">
      <w:start w:val="1"/>
      <w:numFmt w:val="bullet"/>
      <w:lvlText w:val=""/>
      <w:lvlJc w:val="left"/>
      <w:pPr>
        <w:ind w:left="3780" w:hanging="360"/>
      </w:pPr>
      <w:rPr>
        <w:rFonts w:ascii="Symbol" w:hAnsi="Symbol" w:hint="default"/>
      </w:rPr>
    </w:lvl>
    <w:lvl w:ilvl="4" w:tplc="042A0003" w:tentative="1">
      <w:start w:val="1"/>
      <w:numFmt w:val="bullet"/>
      <w:lvlText w:val="o"/>
      <w:lvlJc w:val="left"/>
      <w:pPr>
        <w:ind w:left="4500" w:hanging="360"/>
      </w:pPr>
      <w:rPr>
        <w:rFonts w:ascii="Courier New" w:hAnsi="Courier New" w:cs="Courier New" w:hint="default"/>
      </w:rPr>
    </w:lvl>
    <w:lvl w:ilvl="5" w:tplc="042A0005" w:tentative="1">
      <w:start w:val="1"/>
      <w:numFmt w:val="bullet"/>
      <w:lvlText w:val=""/>
      <w:lvlJc w:val="left"/>
      <w:pPr>
        <w:ind w:left="5220" w:hanging="360"/>
      </w:pPr>
      <w:rPr>
        <w:rFonts w:ascii="Wingdings" w:hAnsi="Wingdings" w:hint="default"/>
      </w:rPr>
    </w:lvl>
    <w:lvl w:ilvl="6" w:tplc="042A0001" w:tentative="1">
      <w:start w:val="1"/>
      <w:numFmt w:val="bullet"/>
      <w:lvlText w:val=""/>
      <w:lvlJc w:val="left"/>
      <w:pPr>
        <w:ind w:left="5940" w:hanging="360"/>
      </w:pPr>
      <w:rPr>
        <w:rFonts w:ascii="Symbol" w:hAnsi="Symbol" w:hint="default"/>
      </w:rPr>
    </w:lvl>
    <w:lvl w:ilvl="7" w:tplc="042A0003" w:tentative="1">
      <w:start w:val="1"/>
      <w:numFmt w:val="bullet"/>
      <w:lvlText w:val="o"/>
      <w:lvlJc w:val="left"/>
      <w:pPr>
        <w:ind w:left="6660" w:hanging="360"/>
      </w:pPr>
      <w:rPr>
        <w:rFonts w:ascii="Courier New" w:hAnsi="Courier New" w:cs="Courier New" w:hint="default"/>
      </w:rPr>
    </w:lvl>
    <w:lvl w:ilvl="8" w:tplc="042A0005" w:tentative="1">
      <w:start w:val="1"/>
      <w:numFmt w:val="bullet"/>
      <w:lvlText w:val=""/>
      <w:lvlJc w:val="left"/>
      <w:pPr>
        <w:ind w:left="7380" w:hanging="360"/>
      </w:pPr>
      <w:rPr>
        <w:rFonts w:ascii="Wingdings" w:hAnsi="Wingdings" w:hint="default"/>
      </w:rPr>
    </w:lvl>
  </w:abstractNum>
  <w:abstractNum w:abstractNumId="19" w15:restartNumberingAfterBreak="0">
    <w:nsid w:val="41854249"/>
    <w:multiLevelType w:val="hybridMultilevel"/>
    <w:tmpl w:val="3640B4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9245EC"/>
    <w:multiLevelType w:val="hybridMultilevel"/>
    <w:tmpl w:val="BDB2D222"/>
    <w:lvl w:ilvl="0" w:tplc="DB40A63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DE042F"/>
    <w:multiLevelType w:val="hybridMultilevel"/>
    <w:tmpl w:val="68EA5952"/>
    <w:lvl w:ilvl="0" w:tplc="DB40A63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E821E80"/>
    <w:multiLevelType w:val="hybridMultilevel"/>
    <w:tmpl w:val="AE407C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0C72417"/>
    <w:multiLevelType w:val="hybridMultilevel"/>
    <w:tmpl w:val="771AAFD6"/>
    <w:lvl w:ilvl="0" w:tplc="04090003">
      <w:start w:val="1"/>
      <w:numFmt w:val="bullet"/>
      <w:lvlText w:val="o"/>
      <w:lvlJc w:val="left"/>
      <w:pPr>
        <w:ind w:left="1582" w:hanging="360"/>
      </w:pPr>
      <w:rPr>
        <w:rFonts w:ascii="Courier New" w:hAnsi="Courier New" w:cs="Courier New" w:hint="default"/>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24" w15:restartNumberingAfterBreak="0">
    <w:nsid w:val="52A546BA"/>
    <w:multiLevelType w:val="hybridMultilevel"/>
    <w:tmpl w:val="0A18BE44"/>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5" w15:restartNumberingAfterBreak="0">
    <w:nsid w:val="53522DB0"/>
    <w:multiLevelType w:val="hybridMultilevel"/>
    <w:tmpl w:val="FEFA71FC"/>
    <w:lvl w:ilvl="0" w:tplc="477A996A">
      <w:start w:val="1"/>
      <w:numFmt w:val="bullet"/>
      <w:lvlText w:val="­"/>
      <w:lvlJc w:val="left"/>
      <w:pPr>
        <w:ind w:left="720" w:hanging="360"/>
      </w:pPr>
      <w:rPr>
        <w:rFonts w:ascii="Sitka Text" w:hAnsi="Sitka Tex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B3666E"/>
    <w:multiLevelType w:val="hybridMultilevel"/>
    <w:tmpl w:val="D0C4947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C0332E2"/>
    <w:multiLevelType w:val="hybridMultilevel"/>
    <w:tmpl w:val="8840A44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25E7D30"/>
    <w:multiLevelType w:val="hybridMultilevel"/>
    <w:tmpl w:val="CB762AA0"/>
    <w:lvl w:ilvl="0" w:tplc="DB40A63E">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66081E43"/>
    <w:multiLevelType w:val="hybridMultilevel"/>
    <w:tmpl w:val="695C517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67F73C56"/>
    <w:multiLevelType w:val="hybridMultilevel"/>
    <w:tmpl w:val="9932B8D0"/>
    <w:lvl w:ilvl="0" w:tplc="DB40A63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99666A"/>
    <w:multiLevelType w:val="hybridMultilevel"/>
    <w:tmpl w:val="64D267F6"/>
    <w:lvl w:ilvl="0" w:tplc="04090003">
      <w:start w:val="1"/>
      <w:numFmt w:val="bullet"/>
      <w:lvlText w:val="o"/>
      <w:lvlJc w:val="left"/>
      <w:pPr>
        <w:ind w:left="1429" w:hanging="360"/>
      </w:pPr>
      <w:rPr>
        <w:rFonts w:ascii="Courier New" w:hAnsi="Courier New" w:cs="Courier New"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B770ACC"/>
    <w:multiLevelType w:val="hybridMultilevel"/>
    <w:tmpl w:val="A6EC5170"/>
    <w:lvl w:ilvl="0" w:tplc="38A816D0">
      <w:start w:val="3"/>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EB202F6"/>
    <w:multiLevelType w:val="hybridMultilevel"/>
    <w:tmpl w:val="B2C016FE"/>
    <w:lvl w:ilvl="0" w:tplc="77C2D768">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70F5403C"/>
    <w:multiLevelType w:val="hybridMultilevel"/>
    <w:tmpl w:val="F582477A"/>
    <w:lvl w:ilvl="0" w:tplc="A3463B0A">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73E860FF"/>
    <w:multiLevelType w:val="hybridMultilevel"/>
    <w:tmpl w:val="A99A1B3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76A32F08"/>
    <w:multiLevelType w:val="hybridMultilevel"/>
    <w:tmpl w:val="4C025226"/>
    <w:lvl w:ilvl="0" w:tplc="04090003">
      <w:start w:val="1"/>
      <w:numFmt w:val="bullet"/>
      <w:lvlText w:val="o"/>
      <w:lvlJc w:val="left"/>
      <w:pPr>
        <w:ind w:left="1429" w:hanging="360"/>
      </w:pPr>
      <w:rPr>
        <w:rFonts w:ascii="Courier New" w:hAnsi="Courier New" w:cs="Courier New"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7A992368"/>
    <w:multiLevelType w:val="hybridMultilevel"/>
    <w:tmpl w:val="E6B8C8FC"/>
    <w:lvl w:ilvl="0" w:tplc="DB40A63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7D4417"/>
    <w:multiLevelType w:val="hybridMultilevel"/>
    <w:tmpl w:val="AC8E4C4C"/>
    <w:lvl w:ilvl="0" w:tplc="DB40A63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7EE914C6"/>
    <w:multiLevelType w:val="hybridMultilevel"/>
    <w:tmpl w:val="3D822B1E"/>
    <w:lvl w:ilvl="0" w:tplc="EB442A70">
      <w:start w:val="4"/>
      <w:numFmt w:val="bullet"/>
      <w:lvlText w:val="-"/>
      <w:lvlJc w:val="left"/>
      <w:pPr>
        <w:ind w:left="720" w:hanging="360"/>
      </w:pPr>
      <w:rPr>
        <w:rFonts w:ascii="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0E0901"/>
    <w:multiLevelType w:val="hybridMultilevel"/>
    <w:tmpl w:val="48BEFDDE"/>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16cid:durableId="1390496709">
    <w:abstractNumId w:val="8"/>
  </w:num>
  <w:num w:numId="2" w16cid:durableId="1807621937">
    <w:abstractNumId w:val="32"/>
  </w:num>
  <w:num w:numId="3" w16cid:durableId="494155015">
    <w:abstractNumId w:val="39"/>
  </w:num>
  <w:num w:numId="4" w16cid:durableId="1843930359">
    <w:abstractNumId w:val="19"/>
  </w:num>
  <w:num w:numId="5" w16cid:durableId="818109536">
    <w:abstractNumId w:val="16"/>
  </w:num>
  <w:num w:numId="6" w16cid:durableId="12802505">
    <w:abstractNumId w:val="30"/>
  </w:num>
  <w:num w:numId="7" w16cid:durableId="793060809">
    <w:abstractNumId w:val="17"/>
  </w:num>
  <w:num w:numId="8" w16cid:durableId="999506358">
    <w:abstractNumId w:val="23"/>
  </w:num>
  <w:num w:numId="9" w16cid:durableId="218321142">
    <w:abstractNumId w:val="20"/>
  </w:num>
  <w:num w:numId="10" w16cid:durableId="566644484">
    <w:abstractNumId w:val="37"/>
  </w:num>
  <w:num w:numId="11" w16cid:durableId="261768387">
    <w:abstractNumId w:val="36"/>
  </w:num>
  <w:num w:numId="12" w16cid:durableId="428083131">
    <w:abstractNumId w:val="31"/>
  </w:num>
  <w:num w:numId="13" w16cid:durableId="740835265">
    <w:abstractNumId w:val="5"/>
  </w:num>
  <w:num w:numId="14" w16cid:durableId="729965000">
    <w:abstractNumId w:val="14"/>
  </w:num>
  <w:num w:numId="15" w16cid:durableId="1261837979">
    <w:abstractNumId w:val="13"/>
  </w:num>
  <w:num w:numId="16" w16cid:durableId="998313573">
    <w:abstractNumId w:val="0"/>
  </w:num>
  <w:num w:numId="17" w16cid:durableId="1733314091">
    <w:abstractNumId w:val="27"/>
  </w:num>
  <w:num w:numId="18" w16cid:durableId="2069260947">
    <w:abstractNumId w:val="2"/>
  </w:num>
  <w:num w:numId="19" w16cid:durableId="1742941354">
    <w:abstractNumId w:val="12"/>
  </w:num>
  <w:num w:numId="20" w16cid:durableId="2125224692">
    <w:abstractNumId w:val="25"/>
  </w:num>
  <w:num w:numId="21" w16cid:durableId="833645586">
    <w:abstractNumId w:val="22"/>
  </w:num>
  <w:num w:numId="22" w16cid:durableId="338578094">
    <w:abstractNumId w:val="10"/>
  </w:num>
  <w:num w:numId="23" w16cid:durableId="801581823">
    <w:abstractNumId w:val="26"/>
  </w:num>
  <w:num w:numId="24" w16cid:durableId="1736390152">
    <w:abstractNumId w:val="8"/>
    <w:lvlOverride w:ilvl="0">
      <w:startOverride w:val="1"/>
    </w:lvlOverride>
    <w:lvlOverride w:ilvl="1">
      <w:startOverride w:val="1"/>
    </w:lvlOverride>
    <w:lvlOverride w:ilvl="2">
      <w:startOverride w:val="1"/>
    </w:lvlOverride>
    <w:lvlOverride w:ilvl="3">
      <w:startOverride w:val="1"/>
    </w:lvlOverride>
    <w:lvlOverride w:ilvl="4">
      <w:startOverride w:val="2"/>
    </w:lvlOverride>
  </w:num>
  <w:num w:numId="25" w16cid:durableId="29385422">
    <w:abstractNumId w:val="8"/>
    <w:lvlOverride w:ilvl="0">
      <w:startOverride w:val="1"/>
    </w:lvlOverride>
    <w:lvlOverride w:ilvl="1">
      <w:startOverride w:val="1"/>
    </w:lvlOverride>
    <w:lvlOverride w:ilvl="2">
      <w:startOverride w:val="1"/>
    </w:lvlOverride>
    <w:lvlOverride w:ilvl="3">
      <w:startOverride w:val="1"/>
    </w:lvlOverride>
    <w:lvlOverride w:ilvl="4">
      <w:startOverride w:val="3"/>
    </w:lvlOverride>
  </w:num>
  <w:num w:numId="26" w16cid:durableId="1408846847">
    <w:abstractNumId w:val="8"/>
    <w:lvlOverride w:ilvl="0">
      <w:startOverride w:val="1"/>
    </w:lvlOverride>
    <w:lvlOverride w:ilvl="1">
      <w:startOverride w:val="1"/>
    </w:lvlOverride>
    <w:lvlOverride w:ilvl="2">
      <w:startOverride w:val="1"/>
    </w:lvlOverride>
    <w:lvlOverride w:ilvl="3">
      <w:startOverride w:val="1"/>
    </w:lvlOverride>
    <w:lvlOverride w:ilvl="4">
      <w:startOverride w:val="3"/>
    </w:lvlOverride>
  </w:num>
  <w:num w:numId="27" w16cid:durableId="1521507552">
    <w:abstractNumId w:val="8"/>
    <w:lvlOverride w:ilvl="0">
      <w:startOverride w:val="1"/>
    </w:lvlOverride>
    <w:lvlOverride w:ilvl="1">
      <w:startOverride w:val="1"/>
    </w:lvlOverride>
    <w:lvlOverride w:ilvl="2">
      <w:startOverride w:val="1"/>
    </w:lvlOverride>
    <w:lvlOverride w:ilvl="3">
      <w:startOverride w:val="1"/>
    </w:lvlOverride>
    <w:lvlOverride w:ilvl="4">
      <w:startOverride w:val="4"/>
    </w:lvlOverride>
  </w:num>
  <w:num w:numId="28" w16cid:durableId="1524830768">
    <w:abstractNumId w:val="8"/>
    <w:lvlOverride w:ilvl="0">
      <w:startOverride w:val="1"/>
    </w:lvlOverride>
    <w:lvlOverride w:ilvl="1">
      <w:startOverride w:val="1"/>
    </w:lvlOverride>
    <w:lvlOverride w:ilvl="2">
      <w:startOverride w:val="1"/>
    </w:lvlOverride>
    <w:lvlOverride w:ilvl="3">
      <w:startOverride w:val="1"/>
    </w:lvlOverride>
    <w:lvlOverride w:ilvl="4">
      <w:startOverride w:val="4"/>
    </w:lvlOverride>
  </w:num>
  <w:num w:numId="29" w16cid:durableId="2032956064">
    <w:abstractNumId w:val="8"/>
    <w:lvlOverride w:ilvl="0">
      <w:startOverride w:val="1"/>
    </w:lvlOverride>
    <w:lvlOverride w:ilvl="1">
      <w:startOverride w:val="1"/>
    </w:lvlOverride>
    <w:lvlOverride w:ilvl="2">
      <w:startOverride w:val="1"/>
    </w:lvlOverride>
    <w:lvlOverride w:ilvl="3">
      <w:startOverride w:val="1"/>
    </w:lvlOverride>
    <w:lvlOverride w:ilvl="4">
      <w:startOverride w:val="4"/>
    </w:lvlOverride>
  </w:num>
  <w:num w:numId="30" w16cid:durableId="1511992442">
    <w:abstractNumId w:val="8"/>
    <w:lvlOverride w:ilvl="0">
      <w:startOverride w:val="1"/>
    </w:lvlOverride>
    <w:lvlOverride w:ilvl="1">
      <w:startOverride w:val="1"/>
    </w:lvlOverride>
    <w:lvlOverride w:ilvl="2">
      <w:startOverride w:val="1"/>
    </w:lvlOverride>
    <w:lvlOverride w:ilvl="3">
      <w:startOverride w:val="1"/>
    </w:lvlOverride>
    <w:lvlOverride w:ilvl="4">
      <w:startOverride w:val="4"/>
    </w:lvlOverride>
  </w:num>
  <w:num w:numId="31" w16cid:durableId="144861969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963156">
    <w:abstractNumId w:val="1"/>
  </w:num>
  <w:num w:numId="33" w16cid:durableId="1353605925">
    <w:abstractNumId w:val="15"/>
  </w:num>
  <w:num w:numId="34" w16cid:durableId="2059741055">
    <w:abstractNumId w:val="6"/>
  </w:num>
  <w:num w:numId="35" w16cid:durableId="1654220422">
    <w:abstractNumId w:val="4"/>
  </w:num>
  <w:num w:numId="36" w16cid:durableId="1000080728">
    <w:abstractNumId w:val="11"/>
  </w:num>
  <w:num w:numId="37" w16cid:durableId="1363169650">
    <w:abstractNumId w:val="24"/>
  </w:num>
  <w:num w:numId="38" w16cid:durableId="736590085">
    <w:abstractNumId w:val="11"/>
  </w:num>
  <w:num w:numId="39" w16cid:durableId="982320570">
    <w:abstractNumId w:val="40"/>
  </w:num>
  <w:num w:numId="40" w16cid:durableId="1486124863">
    <w:abstractNumId w:val="33"/>
  </w:num>
  <w:num w:numId="41" w16cid:durableId="81532156">
    <w:abstractNumId w:val="18"/>
  </w:num>
  <w:num w:numId="42" w16cid:durableId="1681930347">
    <w:abstractNumId w:val="9"/>
  </w:num>
  <w:num w:numId="43" w16cid:durableId="900598393">
    <w:abstractNumId w:val="28"/>
  </w:num>
  <w:num w:numId="44" w16cid:durableId="1861627548">
    <w:abstractNumId w:val="29"/>
  </w:num>
  <w:num w:numId="45" w16cid:durableId="565796389">
    <w:abstractNumId w:val="3"/>
  </w:num>
  <w:num w:numId="46" w16cid:durableId="865674068">
    <w:abstractNumId w:val="38"/>
  </w:num>
  <w:num w:numId="47" w16cid:durableId="704520792">
    <w:abstractNumId w:val="21"/>
  </w:num>
  <w:num w:numId="48" w16cid:durableId="1319188663">
    <w:abstractNumId w:val="7"/>
  </w:num>
  <w:num w:numId="49" w16cid:durableId="245454649">
    <w:abstractNumId w:val="34"/>
  </w:num>
  <w:num w:numId="50" w16cid:durableId="180703203">
    <w:abstractNumId w:val="3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56E6"/>
    <w:rsid w:val="00000CE2"/>
    <w:rsid w:val="00005198"/>
    <w:rsid w:val="000056AB"/>
    <w:rsid w:val="00012F4B"/>
    <w:rsid w:val="000210B7"/>
    <w:rsid w:val="00026109"/>
    <w:rsid w:val="000366A6"/>
    <w:rsid w:val="00041CEF"/>
    <w:rsid w:val="00042679"/>
    <w:rsid w:val="00045FF6"/>
    <w:rsid w:val="000503D0"/>
    <w:rsid w:val="00055426"/>
    <w:rsid w:val="00065FB8"/>
    <w:rsid w:val="0007415E"/>
    <w:rsid w:val="0007530A"/>
    <w:rsid w:val="000A0C66"/>
    <w:rsid w:val="000A1F87"/>
    <w:rsid w:val="000A378C"/>
    <w:rsid w:val="000B6588"/>
    <w:rsid w:val="000C03CA"/>
    <w:rsid w:val="000C7C30"/>
    <w:rsid w:val="000D2C81"/>
    <w:rsid w:val="000D4AA8"/>
    <w:rsid w:val="000E7D26"/>
    <w:rsid w:val="000F3049"/>
    <w:rsid w:val="00110CC1"/>
    <w:rsid w:val="00110F8E"/>
    <w:rsid w:val="00135C87"/>
    <w:rsid w:val="00143D89"/>
    <w:rsid w:val="001538B0"/>
    <w:rsid w:val="001635CD"/>
    <w:rsid w:val="001719CC"/>
    <w:rsid w:val="001747DB"/>
    <w:rsid w:val="00175902"/>
    <w:rsid w:val="00181D40"/>
    <w:rsid w:val="00181ED7"/>
    <w:rsid w:val="00192469"/>
    <w:rsid w:val="001B118B"/>
    <w:rsid w:val="001B4579"/>
    <w:rsid w:val="001B5E3B"/>
    <w:rsid w:val="001C6836"/>
    <w:rsid w:val="001D6665"/>
    <w:rsid w:val="001E76E1"/>
    <w:rsid w:val="001F2070"/>
    <w:rsid w:val="002256E6"/>
    <w:rsid w:val="00227974"/>
    <w:rsid w:val="002307C5"/>
    <w:rsid w:val="00230D8F"/>
    <w:rsid w:val="00231E54"/>
    <w:rsid w:val="00247CA1"/>
    <w:rsid w:val="002553FE"/>
    <w:rsid w:val="002633DE"/>
    <w:rsid w:val="00293115"/>
    <w:rsid w:val="002A074A"/>
    <w:rsid w:val="002C5AE3"/>
    <w:rsid w:val="002D02DE"/>
    <w:rsid w:val="002D05C7"/>
    <w:rsid w:val="002D2BCE"/>
    <w:rsid w:val="002D5B48"/>
    <w:rsid w:val="002D7EC7"/>
    <w:rsid w:val="002F25EC"/>
    <w:rsid w:val="00303EE3"/>
    <w:rsid w:val="003112E1"/>
    <w:rsid w:val="0031397C"/>
    <w:rsid w:val="0031637F"/>
    <w:rsid w:val="00320E1C"/>
    <w:rsid w:val="003317BB"/>
    <w:rsid w:val="003443D7"/>
    <w:rsid w:val="00352C19"/>
    <w:rsid w:val="00356EA9"/>
    <w:rsid w:val="00362C20"/>
    <w:rsid w:val="00364A06"/>
    <w:rsid w:val="003661B1"/>
    <w:rsid w:val="00366F1D"/>
    <w:rsid w:val="00370145"/>
    <w:rsid w:val="00370E44"/>
    <w:rsid w:val="00370F76"/>
    <w:rsid w:val="003826F8"/>
    <w:rsid w:val="00392EFA"/>
    <w:rsid w:val="003940AE"/>
    <w:rsid w:val="00395231"/>
    <w:rsid w:val="003A1C3D"/>
    <w:rsid w:val="003B47EB"/>
    <w:rsid w:val="003B7A45"/>
    <w:rsid w:val="003C6A10"/>
    <w:rsid w:val="003D031B"/>
    <w:rsid w:val="003D0870"/>
    <w:rsid w:val="003D2523"/>
    <w:rsid w:val="003D3916"/>
    <w:rsid w:val="003D520C"/>
    <w:rsid w:val="003E1811"/>
    <w:rsid w:val="003E4984"/>
    <w:rsid w:val="003F4EFE"/>
    <w:rsid w:val="003F5CD7"/>
    <w:rsid w:val="00404E62"/>
    <w:rsid w:val="00414B1D"/>
    <w:rsid w:val="004172E8"/>
    <w:rsid w:val="00421479"/>
    <w:rsid w:val="00427428"/>
    <w:rsid w:val="00434831"/>
    <w:rsid w:val="00436119"/>
    <w:rsid w:val="00440C9D"/>
    <w:rsid w:val="00457CB3"/>
    <w:rsid w:val="00464B06"/>
    <w:rsid w:val="00466247"/>
    <w:rsid w:val="0047088C"/>
    <w:rsid w:val="004772FC"/>
    <w:rsid w:val="0048436A"/>
    <w:rsid w:val="004A03DA"/>
    <w:rsid w:val="004A1429"/>
    <w:rsid w:val="004A1C95"/>
    <w:rsid w:val="004B3FED"/>
    <w:rsid w:val="004B64CA"/>
    <w:rsid w:val="004C20D0"/>
    <w:rsid w:val="004D7CB6"/>
    <w:rsid w:val="004E0FB1"/>
    <w:rsid w:val="004E50A7"/>
    <w:rsid w:val="004F2293"/>
    <w:rsid w:val="0050479C"/>
    <w:rsid w:val="00511DAE"/>
    <w:rsid w:val="00512D95"/>
    <w:rsid w:val="00520ABA"/>
    <w:rsid w:val="0052750A"/>
    <w:rsid w:val="00527EDE"/>
    <w:rsid w:val="0054143E"/>
    <w:rsid w:val="00544BEA"/>
    <w:rsid w:val="005506A5"/>
    <w:rsid w:val="0055530E"/>
    <w:rsid w:val="00565BE5"/>
    <w:rsid w:val="005734E1"/>
    <w:rsid w:val="0057462E"/>
    <w:rsid w:val="00577547"/>
    <w:rsid w:val="0058055D"/>
    <w:rsid w:val="00584D96"/>
    <w:rsid w:val="00586786"/>
    <w:rsid w:val="00592F39"/>
    <w:rsid w:val="005B46DA"/>
    <w:rsid w:val="005B705D"/>
    <w:rsid w:val="005C6F72"/>
    <w:rsid w:val="005D0750"/>
    <w:rsid w:val="005D19AE"/>
    <w:rsid w:val="005F0A9D"/>
    <w:rsid w:val="005F2EF1"/>
    <w:rsid w:val="005F3B3F"/>
    <w:rsid w:val="005F4A49"/>
    <w:rsid w:val="00600489"/>
    <w:rsid w:val="00600CD0"/>
    <w:rsid w:val="006037F0"/>
    <w:rsid w:val="00603C2E"/>
    <w:rsid w:val="00611163"/>
    <w:rsid w:val="0061377D"/>
    <w:rsid w:val="006155D4"/>
    <w:rsid w:val="00616E68"/>
    <w:rsid w:val="00623702"/>
    <w:rsid w:val="006248BB"/>
    <w:rsid w:val="006267A3"/>
    <w:rsid w:val="00630E6C"/>
    <w:rsid w:val="006364DB"/>
    <w:rsid w:val="00646862"/>
    <w:rsid w:val="0066206B"/>
    <w:rsid w:val="0066751E"/>
    <w:rsid w:val="00671628"/>
    <w:rsid w:val="00671850"/>
    <w:rsid w:val="00677B7B"/>
    <w:rsid w:val="00680650"/>
    <w:rsid w:val="00686EB1"/>
    <w:rsid w:val="00694DB4"/>
    <w:rsid w:val="00695559"/>
    <w:rsid w:val="006C2F70"/>
    <w:rsid w:val="006C7E58"/>
    <w:rsid w:val="006D3912"/>
    <w:rsid w:val="006F1AEF"/>
    <w:rsid w:val="006F3F6C"/>
    <w:rsid w:val="007026A1"/>
    <w:rsid w:val="00705DAF"/>
    <w:rsid w:val="00707EC9"/>
    <w:rsid w:val="00714565"/>
    <w:rsid w:val="00731794"/>
    <w:rsid w:val="00735BFD"/>
    <w:rsid w:val="00737388"/>
    <w:rsid w:val="00754417"/>
    <w:rsid w:val="00755AAC"/>
    <w:rsid w:val="0076508B"/>
    <w:rsid w:val="00766BFD"/>
    <w:rsid w:val="0077752F"/>
    <w:rsid w:val="00780659"/>
    <w:rsid w:val="0079364B"/>
    <w:rsid w:val="007A6691"/>
    <w:rsid w:val="007D4690"/>
    <w:rsid w:val="007D5AA1"/>
    <w:rsid w:val="007E1E43"/>
    <w:rsid w:val="007E673E"/>
    <w:rsid w:val="007E6EAC"/>
    <w:rsid w:val="007F125E"/>
    <w:rsid w:val="007F6026"/>
    <w:rsid w:val="0080000A"/>
    <w:rsid w:val="008107EA"/>
    <w:rsid w:val="00811F3E"/>
    <w:rsid w:val="00824FF0"/>
    <w:rsid w:val="0083186D"/>
    <w:rsid w:val="0083428B"/>
    <w:rsid w:val="00843C2F"/>
    <w:rsid w:val="0085527A"/>
    <w:rsid w:val="00856540"/>
    <w:rsid w:val="00857277"/>
    <w:rsid w:val="00865DE7"/>
    <w:rsid w:val="00876A6C"/>
    <w:rsid w:val="00880F97"/>
    <w:rsid w:val="0088557D"/>
    <w:rsid w:val="0089500D"/>
    <w:rsid w:val="008A7BE3"/>
    <w:rsid w:val="008B0A93"/>
    <w:rsid w:val="008B4057"/>
    <w:rsid w:val="008B620E"/>
    <w:rsid w:val="008D37D2"/>
    <w:rsid w:val="008D4951"/>
    <w:rsid w:val="008D4EA6"/>
    <w:rsid w:val="008E7D11"/>
    <w:rsid w:val="0091151F"/>
    <w:rsid w:val="00933CEB"/>
    <w:rsid w:val="00943E8C"/>
    <w:rsid w:val="00944F78"/>
    <w:rsid w:val="00960306"/>
    <w:rsid w:val="009646CC"/>
    <w:rsid w:val="00966996"/>
    <w:rsid w:val="00972158"/>
    <w:rsid w:val="00973117"/>
    <w:rsid w:val="00986A52"/>
    <w:rsid w:val="00990C26"/>
    <w:rsid w:val="00996580"/>
    <w:rsid w:val="009A3453"/>
    <w:rsid w:val="009A3CDD"/>
    <w:rsid w:val="009A759B"/>
    <w:rsid w:val="009B72C8"/>
    <w:rsid w:val="009C1B42"/>
    <w:rsid w:val="009C4CC3"/>
    <w:rsid w:val="009E1638"/>
    <w:rsid w:val="009E51B3"/>
    <w:rsid w:val="00A00BDA"/>
    <w:rsid w:val="00A06607"/>
    <w:rsid w:val="00A06B46"/>
    <w:rsid w:val="00A14200"/>
    <w:rsid w:val="00A17E5C"/>
    <w:rsid w:val="00A223E2"/>
    <w:rsid w:val="00A3354C"/>
    <w:rsid w:val="00A34721"/>
    <w:rsid w:val="00A40EDE"/>
    <w:rsid w:val="00A41E69"/>
    <w:rsid w:val="00A4363C"/>
    <w:rsid w:val="00A469BD"/>
    <w:rsid w:val="00A53A6D"/>
    <w:rsid w:val="00A8365C"/>
    <w:rsid w:val="00A83AF9"/>
    <w:rsid w:val="00A9134C"/>
    <w:rsid w:val="00A94478"/>
    <w:rsid w:val="00AA0939"/>
    <w:rsid w:val="00AA2C8E"/>
    <w:rsid w:val="00AA2EBE"/>
    <w:rsid w:val="00AB277D"/>
    <w:rsid w:val="00AB4110"/>
    <w:rsid w:val="00AC3529"/>
    <w:rsid w:val="00AC3698"/>
    <w:rsid w:val="00AC7463"/>
    <w:rsid w:val="00AD4103"/>
    <w:rsid w:val="00AE0F75"/>
    <w:rsid w:val="00AE4138"/>
    <w:rsid w:val="00AE6227"/>
    <w:rsid w:val="00AF5EFF"/>
    <w:rsid w:val="00B0123F"/>
    <w:rsid w:val="00B02C52"/>
    <w:rsid w:val="00B0326E"/>
    <w:rsid w:val="00B069DB"/>
    <w:rsid w:val="00B2235A"/>
    <w:rsid w:val="00B368B3"/>
    <w:rsid w:val="00B375D5"/>
    <w:rsid w:val="00B47BD1"/>
    <w:rsid w:val="00B926B2"/>
    <w:rsid w:val="00B94942"/>
    <w:rsid w:val="00B95C2E"/>
    <w:rsid w:val="00B96647"/>
    <w:rsid w:val="00BA3BD9"/>
    <w:rsid w:val="00BB2E5A"/>
    <w:rsid w:val="00BB40A3"/>
    <w:rsid w:val="00BD45FD"/>
    <w:rsid w:val="00BE2B33"/>
    <w:rsid w:val="00BF00E5"/>
    <w:rsid w:val="00BF06C4"/>
    <w:rsid w:val="00C03F10"/>
    <w:rsid w:val="00C1057D"/>
    <w:rsid w:val="00C15C1A"/>
    <w:rsid w:val="00C2170B"/>
    <w:rsid w:val="00C22F54"/>
    <w:rsid w:val="00C3632B"/>
    <w:rsid w:val="00C371D5"/>
    <w:rsid w:val="00C44C79"/>
    <w:rsid w:val="00C50F21"/>
    <w:rsid w:val="00C54F6B"/>
    <w:rsid w:val="00C56AAE"/>
    <w:rsid w:val="00C66235"/>
    <w:rsid w:val="00C8064F"/>
    <w:rsid w:val="00C81EDC"/>
    <w:rsid w:val="00C84DD5"/>
    <w:rsid w:val="00C97C33"/>
    <w:rsid w:val="00CB6001"/>
    <w:rsid w:val="00CD202C"/>
    <w:rsid w:val="00CF3A0C"/>
    <w:rsid w:val="00CF4007"/>
    <w:rsid w:val="00D01CB3"/>
    <w:rsid w:val="00D2540B"/>
    <w:rsid w:val="00D33D6D"/>
    <w:rsid w:val="00D348C6"/>
    <w:rsid w:val="00D35C25"/>
    <w:rsid w:val="00D478E6"/>
    <w:rsid w:val="00D510A5"/>
    <w:rsid w:val="00D64880"/>
    <w:rsid w:val="00D72CEE"/>
    <w:rsid w:val="00D732D2"/>
    <w:rsid w:val="00D820B6"/>
    <w:rsid w:val="00D95626"/>
    <w:rsid w:val="00DA2895"/>
    <w:rsid w:val="00DA3D71"/>
    <w:rsid w:val="00DB47B0"/>
    <w:rsid w:val="00DE4546"/>
    <w:rsid w:val="00DF078B"/>
    <w:rsid w:val="00DF6D5F"/>
    <w:rsid w:val="00E01CF8"/>
    <w:rsid w:val="00E06639"/>
    <w:rsid w:val="00E10C36"/>
    <w:rsid w:val="00E1529D"/>
    <w:rsid w:val="00E154D8"/>
    <w:rsid w:val="00E478E6"/>
    <w:rsid w:val="00E51582"/>
    <w:rsid w:val="00E543EB"/>
    <w:rsid w:val="00E56E12"/>
    <w:rsid w:val="00E6627E"/>
    <w:rsid w:val="00E66FD4"/>
    <w:rsid w:val="00E70557"/>
    <w:rsid w:val="00E776C3"/>
    <w:rsid w:val="00E8550C"/>
    <w:rsid w:val="00E87122"/>
    <w:rsid w:val="00E93792"/>
    <w:rsid w:val="00E93E8A"/>
    <w:rsid w:val="00E971B2"/>
    <w:rsid w:val="00EA4931"/>
    <w:rsid w:val="00EB270A"/>
    <w:rsid w:val="00EB69FB"/>
    <w:rsid w:val="00ED3275"/>
    <w:rsid w:val="00ED3C1B"/>
    <w:rsid w:val="00ED42BE"/>
    <w:rsid w:val="00EE49D2"/>
    <w:rsid w:val="00EF6D14"/>
    <w:rsid w:val="00F15280"/>
    <w:rsid w:val="00F2038F"/>
    <w:rsid w:val="00F24EAB"/>
    <w:rsid w:val="00F269C0"/>
    <w:rsid w:val="00F35A64"/>
    <w:rsid w:val="00F47612"/>
    <w:rsid w:val="00F53DDD"/>
    <w:rsid w:val="00F5707D"/>
    <w:rsid w:val="00F66CF5"/>
    <w:rsid w:val="00F713FC"/>
    <w:rsid w:val="00F83DDD"/>
    <w:rsid w:val="00FD63F5"/>
    <w:rsid w:val="00FF28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4F9AF"/>
  <w15:docId w15:val="{070D701D-871F-423D-8C99-3087FB724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603C2E"/>
    <w:pPr>
      <w:keepNext/>
      <w:keepLines/>
      <w:numPr>
        <w:numId w:val="1"/>
      </w:numPr>
      <w:spacing w:before="240" w:after="0"/>
      <w:jc w:val="center"/>
      <w:outlineLvl w:val="0"/>
    </w:pPr>
    <w:rPr>
      <w:rFonts w:eastAsiaTheme="majorEastAsia" w:cstheme="majorBidi"/>
      <w:b/>
      <w:sz w:val="32"/>
      <w:szCs w:val="32"/>
    </w:rPr>
  </w:style>
  <w:style w:type="paragraph" w:styleId="u2">
    <w:name w:val="heading 2"/>
    <w:basedOn w:val="Binhthng"/>
    <w:next w:val="Binhthng"/>
    <w:link w:val="u2Char"/>
    <w:uiPriority w:val="9"/>
    <w:unhideWhenUsed/>
    <w:qFormat/>
    <w:rsid w:val="00D01CB3"/>
    <w:pPr>
      <w:keepNext/>
      <w:keepLines/>
      <w:numPr>
        <w:ilvl w:val="1"/>
        <w:numId w:val="1"/>
      </w:numPr>
      <w:spacing w:before="40" w:after="0"/>
      <w:outlineLvl w:val="1"/>
    </w:pPr>
    <w:rPr>
      <w:rFonts w:eastAsiaTheme="majorEastAsia" w:cstheme="majorBidi"/>
      <w:b/>
      <w:sz w:val="28"/>
      <w:szCs w:val="26"/>
    </w:rPr>
  </w:style>
  <w:style w:type="paragraph" w:styleId="u3">
    <w:name w:val="heading 3"/>
    <w:basedOn w:val="Binhthng"/>
    <w:next w:val="Binhthng"/>
    <w:link w:val="u3Char"/>
    <w:uiPriority w:val="9"/>
    <w:unhideWhenUsed/>
    <w:qFormat/>
    <w:rsid w:val="00D01CB3"/>
    <w:pPr>
      <w:keepNext/>
      <w:keepLines/>
      <w:numPr>
        <w:ilvl w:val="2"/>
        <w:numId w:val="1"/>
      </w:numPr>
      <w:spacing w:before="40" w:after="0"/>
      <w:outlineLvl w:val="2"/>
    </w:pPr>
    <w:rPr>
      <w:rFonts w:eastAsiaTheme="majorEastAsia" w:cstheme="majorBidi"/>
      <w:b/>
      <w:i/>
      <w:szCs w:val="24"/>
    </w:rPr>
  </w:style>
  <w:style w:type="paragraph" w:styleId="u4">
    <w:name w:val="heading 4"/>
    <w:basedOn w:val="Binhthng"/>
    <w:next w:val="Binhthng"/>
    <w:link w:val="u4Char"/>
    <w:uiPriority w:val="9"/>
    <w:unhideWhenUsed/>
    <w:qFormat/>
    <w:rsid w:val="00D01CB3"/>
    <w:pPr>
      <w:keepNext/>
      <w:keepLines/>
      <w:numPr>
        <w:ilvl w:val="3"/>
        <w:numId w:val="1"/>
      </w:numPr>
      <w:spacing w:before="40" w:after="0"/>
      <w:outlineLvl w:val="3"/>
    </w:pPr>
    <w:rPr>
      <w:rFonts w:eastAsiaTheme="majorEastAsia" w:cstheme="majorBidi"/>
      <w:i/>
      <w:iCs/>
    </w:rPr>
  </w:style>
  <w:style w:type="paragraph" w:styleId="u5">
    <w:name w:val="heading 5"/>
    <w:basedOn w:val="Binhthng"/>
    <w:next w:val="Binhthng"/>
    <w:link w:val="u5Char"/>
    <w:uiPriority w:val="9"/>
    <w:semiHidden/>
    <w:unhideWhenUsed/>
    <w:qFormat/>
    <w:rsid w:val="00843C2F"/>
    <w:pPr>
      <w:keepNext/>
      <w:keepLines/>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unhideWhenUsed/>
    <w:qFormat/>
    <w:rsid w:val="00843C2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unhideWhenUsed/>
    <w:qFormat/>
    <w:rsid w:val="00843C2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843C2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843C2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tieude1">
    <w:name w:val="tieude1"/>
    <w:basedOn w:val="Binhthng"/>
    <w:link w:val="tieude1Char"/>
    <w:rsid w:val="002256E6"/>
    <w:pPr>
      <w:spacing w:after="0" w:line="360" w:lineRule="auto"/>
      <w:jc w:val="center"/>
    </w:pPr>
    <w:rPr>
      <w:rFonts w:eastAsia="Times New Roman" w:cs="Times New Roman"/>
      <w:b/>
      <w:sz w:val="32"/>
      <w:szCs w:val="24"/>
    </w:rPr>
  </w:style>
  <w:style w:type="character" w:customStyle="1" w:styleId="tieude1Char">
    <w:name w:val="tieude1 Char"/>
    <w:link w:val="tieude1"/>
    <w:rsid w:val="002256E6"/>
    <w:rPr>
      <w:rFonts w:ascii="Times New Roman" w:eastAsia="Times New Roman" w:hAnsi="Times New Roman" w:cs="Times New Roman"/>
      <w:b/>
      <w:sz w:val="32"/>
      <w:szCs w:val="24"/>
    </w:rPr>
  </w:style>
  <w:style w:type="character" w:styleId="Nhnmanh">
    <w:name w:val="Emphasis"/>
    <w:uiPriority w:val="20"/>
    <w:qFormat/>
    <w:rsid w:val="002256E6"/>
    <w:rPr>
      <w:i/>
      <w:iCs/>
    </w:rPr>
  </w:style>
  <w:style w:type="paragraph" w:styleId="utrang">
    <w:name w:val="header"/>
    <w:basedOn w:val="Binhthng"/>
    <w:link w:val="utrangChar"/>
    <w:uiPriority w:val="99"/>
    <w:unhideWhenUsed/>
    <w:rsid w:val="002256E6"/>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256E6"/>
  </w:style>
  <w:style w:type="paragraph" w:styleId="Chntrang">
    <w:name w:val="footer"/>
    <w:basedOn w:val="Binhthng"/>
    <w:link w:val="ChntrangChar"/>
    <w:uiPriority w:val="99"/>
    <w:unhideWhenUsed/>
    <w:rsid w:val="002256E6"/>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256E6"/>
  </w:style>
  <w:style w:type="paragraph" w:customStyle="1" w:styleId="demuclon">
    <w:name w:val="demuclon"/>
    <w:basedOn w:val="tieude1"/>
    <w:rsid w:val="002256E6"/>
    <w:pPr>
      <w:jc w:val="left"/>
    </w:pPr>
    <w:rPr>
      <w:sz w:val="26"/>
    </w:rPr>
  </w:style>
  <w:style w:type="paragraph" w:customStyle="1" w:styleId="StylenormalFirstline063cm1">
    <w:name w:val="Style normal + First line:  0.63 cm1"/>
    <w:basedOn w:val="Binhthng"/>
    <w:rsid w:val="002256E6"/>
    <w:pPr>
      <w:spacing w:before="120" w:after="120" w:line="360" w:lineRule="auto"/>
      <w:ind w:firstLine="360"/>
      <w:jc w:val="both"/>
    </w:pPr>
    <w:rPr>
      <w:rFonts w:eastAsia="Times New Roman" w:cs="Times New Roman"/>
      <w:szCs w:val="20"/>
    </w:rPr>
  </w:style>
  <w:style w:type="paragraph" w:customStyle="1" w:styleId="Normal1">
    <w:name w:val="Normal1"/>
    <w:basedOn w:val="Binhthng"/>
    <w:rsid w:val="002256E6"/>
    <w:pPr>
      <w:spacing w:before="120" w:after="120" w:line="240" w:lineRule="auto"/>
      <w:jc w:val="both"/>
    </w:pPr>
    <w:rPr>
      <w:rFonts w:eastAsia="Times New Roman" w:cs="Times New Roman"/>
      <w:szCs w:val="24"/>
    </w:rPr>
  </w:style>
  <w:style w:type="paragraph" w:styleId="Tiu">
    <w:name w:val="Title"/>
    <w:basedOn w:val="Binhthng"/>
    <w:next w:val="Binhthng"/>
    <w:link w:val="TiuChar"/>
    <w:uiPriority w:val="10"/>
    <w:qFormat/>
    <w:rsid w:val="007E673E"/>
    <w:pPr>
      <w:spacing w:after="0" w:line="360" w:lineRule="auto"/>
      <w:contextualSpacing/>
      <w:jc w:val="center"/>
    </w:pPr>
    <w:rPr>
      <w:rFonts w:eastAsiaTheme="majorEastAsia" w:cstheme="majorBidi"/>
      <w:b/>
      <w:spacing w:val="-10"/>
      <w:kern w:val="28"/>
      <w:sz w:val="32"/>
      <w:szCs w:val="56"/>
    </w:rPr>
  </w:style>
  <w:style w:type="character" w:customStyle="1" w:styleId="TiuChar">
    <w:name w:val="Tiêu đề Char"/>
    <w:basedOn w:val="Phngmcinhcuaoanvn"/>
    <w:link w:val="Tiu"/>
    <w:uiPriority w:val="10"/>
    <w:rsid w:val="007E673E"/>
    <w:rPr>
      <w:rFonts w:eastAsiaTheme="majorEastAsia" w:cstheme="majorBidi"/>
      <w:b/>
      <w:spacing w:val="-10"/>
      <w:kern w:val="28"/>
      <w:sz w:val="32"/>
      <w:szCs w:val="56"/>
    </w:rPr>
  </w:style>
  <w:style w:type="character" w:customStyle="1" w:styleId="u1Char">
    <w:name w:val="Đầu đề 1 Char"/>
    <w:basedOn w:val="Phngmcinhcuaoanvn"/>
    <w:link w:val="u1"/>
    <w:uiPriority w:val="9"/>
    <w:rsid w:val="00603C2E"/>
    <w:rPr>
      <w:rFonts w:eastAsiaTheme="majorEastAsia" w:cstheme="majorBidi"/>
      <w:b/>
      <w:sz w:val="32"/>
      <w:szCs w:val="32"/>
    </w:rPr>
  </w:style>
  <w:style w:type="character" w:customStyle="1" w:styleId="u2Char">
    <w:name w:val="Đầu đề 2 Char"/>
    <w:basedOn w:val="Phngmcinhcuaoanvn"/>
    <w:link w:val="u2"/>
    <w:uiPriority w:val="9"/>
    <w:rsid w:val="00D01CB3"/>
    <w:rPr>
      <w:rFonts w:eastAsiaTheme="majorEastAsia" w:cstheme="majorBidi"/>
      <w:b/>
      <w:sz w:val="28"/>
      <w:szCs w:val="26"/>
    </w:rPr>
  </w:style>
  <w:style w:type="character" w:customStyle="1" w:styleId="u3Char">
    <w:name w:val="Đầu đề 3 Char"/>
    <w:basedOn w:val="Phngmcinhcuaoanvn"/>
    <w:link w:val="u3"/>
    <w:uiPriority w:val="9"/>
    <w:rsid w:val="00D01CB3"/>
    <w:rPr>
      <w:rFonts w:eastAsiaTheme="majorEastAsia" w:cstheme="majorBidi"/>
      <w:b/>
      <w:i/>
      <w:szCs w:val="24"/>
    </w:rPr>
  </w:style>
  <w:style w:type="character" w:customStyle="1" w:styleId="u4Char">
    <w:name w:val="Đầu đề 4 Char"/>
    <w:basedOn w:val="Phngmcinhcuaoanvn"/>
    <w:link w:val="u4"/>
    <w:uiPriority w:val="9"/>
    <w:rsid w:val="00D01CB3"/>
    <w:rPr>
      <w:rFonts w:eastAsiaTheme="majorEastAsia" w:cstheme="majorBidi"/>
      <w:i/>
      <w:iCs/>
    </w:rPr>
  </w:style>
  <w:style w:type="character" w:customStyle="1" w:styleId="u5Char">
    <w:name w:val="Đầu đề 5 Char"/>
    <w:basedOn w:val="Phngmcinhcuaoanvn"/>
    <w:link w:val="u5"/>
    <w:uiPriority w:val="9"/>
    <w:semiHidden/>
    <w:rsid w:val="00843C2F"/>
    <w:rPr>
      <w:rFonts w:asciiTheme="majorHAnsi" w:eastAsiaTheme="majorEastAsia" w:hAnsiTheme="majorHAnsi" w:cstheme="majorBidi"/>
      <w:color w:val="2E74B5" w:themeColor="accent1" w:themeShade="BF"/>
    </w:rPr>
  </w:style>
  <w:style w:type="character" w:customStyle="1" w:styleId="u6Char">
    <w:name w:val="Đầu đề 6 Char"/>
    <w:basedOn w:val="Phngmcinhcuaoanvn"/>
    <w:link w:val="u6"/>
    <w:uiPriority w:val="9"/>
    <w:rsid w:val="00843C2F"/>
    <w:rPr>
      <w:rFonts w:asciiTheme="majorHAnsi" w:eastAsiaTheme="majorEastAsia" w:hAnsiTheme="majorHAnsi" w:cstheme="majorBidi"/>
      <w:color w:val="1F4D78" w:themeColor="accent1" w:themeShade="7F"/>
    </w:rPr>
  </w:style>
  <w:style w:type="character" w:customStyle="1" w:styleId="u7Char">
    <w:name w:val="Đầu đề 7 Char"/>
    <w:basedOn w:val="Phngmcinhcuaoanvn"/>
    <w:link w:val="u7"/>
    <w:uiPriority w:val="9"/>
    <w:rsid w:val="00843C2F"/>
    <w:rPr>
      <w:rFonts w:asciiTheme="majorHAnsi" w:eastAsiaTheme="majorEastAsia" w:hAnsiTheme="majorHAnsi" w:cstheme="majorBidi"/>
      <w:i/>
      <w:iCs/>
      <w:color w:val="1F4D78" w:themeColor="accent1" w:themeShade="7F"/>
    </w:rPr>
  </w:style>
  <w:style w:type="character" w:customStyle="1" w:styleId="u8Char">
    <w:name w:val="Đầu đề 8 Char"/>
    <w:basedOn w:val="Phngmcinhcuaoanvn"/>
    <w:link w:val="u8"/>
    <w:uiPriority w:val="9"/>
    <w:semiHidden/>
    <w:rsid w:val="00843C2F"/>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843C2F"/>
    <w:rPr>
      <w:rFonts w:asciiTheme="majorHAnsi" w:eastAsiaTheme="majorEastAsia" w:hAnsiTheme="majorHAnsi" w:cstheme="majorBidi"/>
      <w:i/>
      <w:iCs/>
      <w:color w:val="272727" w:themeColor="text1" w:themeTint="D8"/>
      <w:sz w:val="21"/>
      <w:szCs w:val="21"/>
    </w:rPr>
  </w:style>
  <w:style w:type="paragraph" w:styleId="uMucluc">
    <w:name w:val="TOC Heading"/>
    <w:basedOn w:val="u1"/>
    <w:next w:val="Binhthng"/>
    <w:uiPriority w:val="39"/>
    <w:unhideWhenUsed/>
    <w:qFormat/>
    <w:rsid w:val="00843C2F"/>
    <w:pPr>
      <w:numPr>
        <w:numId w:val="0"/>
      </w:numPr>
      <w:outlineLvl w:val="9"/>
    </w:pPr>
    <w:rPr>
      <w:rFonts w:asciiTheme="majorHAnsi" w:hAnsiTheme="majorHAnsi"/>
      <w:b w:val="0"/>
      <w:color w:val="2E74B5" w:themeColor="accent1" w:themeShade="BF"/>
    </w:rPr>
  </w:style>
  <w:style w:type="paragraph" w:styleId="Mucluc1">
    <w:name w:val="toc 1"/>
    <w:basedOn w:val="Binhthng"/>
    <w:next w:val="Binhthng"/>
    <w:autoRedefine/>
    <w:uiPriority w:val="39"/>
    <w:unhideWhenUsed/>
    <w:rsid w:val="00623702"/>
    <w:pPr>
      <w:tabs>
        <w:tab w:val="left" w:pos="1701"/>
        <w:tab w:val="right" w:leader="dot" w:pos="9062"/>
      </w:tabs>
      <w:spacing w:after="100"/>
    </w:pPr>
    <w:rPr>
      <w:b/>
    </w:rPr>
  </w:style>
  <w:style w:type="character" w:styleId="Siuktni">
    <w:name w:val="Hyperlink"/>
    <w:basedOn w:val="Phngmcinhcuaoanvn"/>
    <w:uiPriority w:val="99"/>
    <w:unhideWhenUsed/>
    <w:rsid w:val="00843C2F"/>
    <w:rPr>
      <w:color w:val="0563C1" w:themeColor="hyperlink"/>
      <w:u w:val="single"/>
    </w:rPr>
  </w:style>
  <w:style w:type="paragraph" w:styleId="Mucluc2">
    <w:name w:val="toc 2"/>
    <w:basedOn w:val="Binhthng"/>
    <w:next w:val="Binhthng"/>
    <w:autoRedefine/>
    <w:uiPriority w:val="39"/>
    <w:unhideWhenUsed/>
    <w:rsid w:val="00B47BD1"/>
    <w:pPr>
      <w:tabs>
        <w:tab w:val="left" w:pos="880"/>
        <w:tab w:val="right" w:leader="dot" w:pos="9062"/>
      </w:tabs>
      <w:spacing w:after="100"/>
      <w:ind w:left="260"/>
      <w:jc w:val="center"/>
    </w:pPr>
    <w:rPr>
      <w:rFonts w:cs="Times New Roman"/>
      <w:iCs/>
      <w:noProof/>
    </w:rPr>
  </w:style>
  <w:style w:type="paragraph" w:styleId="Mucluc3">
    <w:name w:val="toc 3"/>
    <w:basedOn w:val="Binhthng"/>
    <w:next w:val="Binhthng"/>
    <w:autoRedefine/>
    <w:uiPriority w:val="39"/>
    <w:unhideWhenUsed/>
    <w:rsid w:val="002D5B48"/>
    <w:pPr>
      <w:tabs>
        <w:tab w:val="left" w:pos="1320"/>
        <w:tab w:val="right" w:leader="dot" w:pos="9062"/>
      </w:tabs>
      <w:spacing w:after="100"/>
      <w:ind w:left="520"/>
    </w:pPr>
    <w:rPr>
      <w:rFonts w:cs="Times New Roman"/>
      <w:iCs/>
      <w:noProof/>
    </w:rPr>
  </w:style>
  <w:style w:type="paragraph" w:customStyle="1" w:styleId="c1">
    <w:name w:val="c1"/>
    <w:basedOn w:val="demuclon"/>
    <w:qFormat/>
    <w:rsid w:val="00623702"/>
    <w:pPr>
      <w:numPr>
        <w:ilvl w:val="4"/>
        <w:numId w:val="1"/>
      </w:numPr>
      <w:spacing w:before="120" w:line="240" w:lineRule="auto"/>
    </w:pPr>
    <w:rPr>
      <w:szCs w:val="26"/>
    </w:rPr>
  </w:style>
  <w:style w:type="paragraph" w:styleId="Mucluc4">
    <w:name w:val="toc 4"/>
    <w:basedOn w:val="Binhthng"/>
    <w:next w:val="Binhthng"/>
    <w:autoRedefine/>
    <w:uiPriority w:val="39"/>
    <w:unhideWhenUsed/>
    <w:rsid w:val="00623702"/>
    <w:pPr>
      <w:spacing w:after="100"/>
      <w:ind w:left="780"/>
    </w:pPr>
  </w:style>
  <w:style w:type="paragraph" w:styleId="Bongchuthich">
    <w:name w:val="Balloon Text"/>
    <w:basedOn w:val="Binhthng"/>
    <w:link w:val="BongchuthichChar"/>
    <w:uiPriority w:val="99"/>
    <w:semiHidden/>
    <w:unhideWhenUsed/>
    <w:rsid w:val="001D6665"/>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1D6665"/>
    <w:rPr>
      <w:rFonts w:ascii="Tahoma" w:hAnsi="Tahoma" w:cs="Tahoma"/>
      <w:sz w:val="16"/>
      <w:szCs w:val="16"/>
    </w:rPr>
  </w:style>
  <w:style w:type="paragraph" w:customStyle="1" w:styleId="Decuong">
    <w:name w:val="Decuong"/>
    <w:basedOn w:val="Binhthng"/>
    <w:rsid w:val="00DA2895"/>
    <w:pPr>
      <w:tabs>
        <w:tab w:val="num" w:pos="-364"/>
      </w:tabs>
      <w:spacing w:before="100" w:beforeAutospacing="1" w:after="100" w:afterAutospacing="1" w:line="360" w:lineRule="auto"/>
      <w:ind w:left="-14" w:firstLine="574"/>
      <w:jc w:val="both"/>
    </w:pPr>
    <w:rPr>
      <w:rFonts w:eastAsia="Times New Roman" w:cs="Times New Roman"/>
      <w:b/>
      <w:bCs/>
      <w:szCs w:val="24"/>
    </w:rPr>
  </w:style>
  <w:style w:type="paragraph" w:styleId="oancuaDanhsach">
    <w:name w:val="List Paragraph"/>
    <w:basedOn w:val="Binhthng"/>
    <w:link w:val="oancuaDanhsachChar"/>
    <w:uiPriority w:val="34"/>
    <w:qFormat/>
    <w:rsid w:val="00C84DD5"/>
    <w:pPr>
      <w:ind w:left="720"/>
      <w:contextualSpacing/>
    </w:pPr>
  </w:style>
  <w:style w:type="paragraph" w:styleId="Chuthich">
    <w:name w:val="caption"/>
    <w:basedOn w:val="Binhthng"/>
    <w:next w:val="Binhthng"/>
    <w:uiPriority w:val="35"/>
    <w:unhideWhenUsed/>
    <w:qFormat/>
    <w:rsid w:val="00E93792"/>
    <w:pPr>
      <w:spacing w:after="200" w:line="240" w:lineRule="auto"/>
    </w:pPr>
    <w:rPr>
      <w:b/>
      <w:bCs/>
      <w:color w:val="5B9BD5" w:themeColor="accent1"/>
      <w:sz w:val="18"/>
      <w:szCs w:val="18"/>
    </w:rPr>
  </w:style>
  <w:style w:type="paragraph" w:styleId="ThngthngWeb">
    <w:name w:val="Normal (Web)"/>
    <w:basedOn w:val="Binhthng"/>
    <w:uiPriority w:val="99"/>
    <w:unhideWhenUsed/>
    <w:rsid w:val="00527EDE"/>
    <w:pPr>
      <w:spacing w:before="100" w:beforeAutospacing="1" w:after="100" w:afterAutospacing="1" w:line="240" w:lineRule="auto"/>
    </w:pPr>
    <w:rPr>
      <w:rFonts w:eastAsia="Times New Roman" w:cs="Times New Roman"/>
      <w:sz w:val="24"/>
      <w:szCs w:val="24"/>
      <w:lang w:val="vi-VN" w:eastAsia="vi-VN"/>
    </w:rPr>
  </w:style>
  <w:style w:type="paragraph" w:styleId="KhngDncch">
    <w:name w:val="No Spacing"/>
    <w:uiPriority w:val="1"/>
    <w:qFormat/>
    <w:rsid w:val="00BE2B33"/>
    <w:pPr>
      <w:spacing w:after="0" w:line="240" w:lineRule="auto"/>
    </w:pPr>
  </w:style>
  <w:style w:type="paragraph" w:styleId="Banghinhminhhoa">
    <w:name w:val="table of figures"/>
    <w:basedOn w:val="Binhthng"/>
    <w:next w:val="Binhthng"/>
    <w:uiPriority w:val="99"/>
    <w:unhideWhenUsed/>
    <w:rsid w:val="00AA2C8E"/>
    <w:pPr>
      <w:spacing w:after="0"/>
    </w:pPr>
  </w:style>
  <w:style w:type="character" w:styleId="Manh">
    <w:name w:val="Strong"/>
    <w:basedOn w:val="Phngmcinhcuaoanvn"/>
    <w:uiPriority w:val="22"/>
    <w:qFormat/>
    <w:rsid w:val="00944F78"/>
    <w:rPr>
      <w:b/>
      <w:bCs/>
    </w:rPr>
  </w:style>
  <w:style w:type="paragraph" w:customStyle="1" w:styleId="A1">
    <w:name w:val="A1"/>
    <w:basedOn w:val="oancuaDanhsach"/>
    <w:link w:val="A1Char"/>
    <w:autoRedefine/>
    <w:qFormat/>
    <w:rsid w:val="00A06B46"/>
    <w:pPr>
      <w:spacing w:before="120" w:after="120" w:line="312" w:lineRule="auto"/>
      <w:ind w:left="900"/>
      <w:jc w:val="both"/>
      <w:outlineLvl w:val="0"/>
    </w:pPr>
    <w:rPr>
      <w:b/>
      <w:sz w:val="28"/>
      <w:szCs w:val="24"/>
      <w:lang w:val="vi-VN"/>
    </w:rPr>
  </w:style>
  <w:style w:type="character" w:customStyle="1" w:styleId="oancuaDanhsachChar">
    <w:name w:val="Đoạn của Danh sách Char"/>
    <w:basedOn w:val="Phngmcinhcuaoanvn"/>
    <w:link w:val="oancuaDanhsach"/>
    <w:uiPriority w:val="34"/>
    <w:rsid w:val="003E1811"/>
  </w:style>
  <w:style w:type="character" w:customStyle="1" w:styleId="A1Char">
    <w:name w:val="A1 Char"/>
    <w:basedOn w:val="oancuaDanhsachChar"/>
    <w:link w:val="A1"/>
    <w:rsid w:val="00A06B46"/>
    <w:rPr>
      <w:b/>
      <w:sz w:val="28"/>
      <w:szCs w:val="24"/>
      <w:lang w:val="vi-VN"/>
    </w:rPr>
  </w:style>
  <w:style w:type="character" w:styleId="FollowedHyperlink">
    <w:name w:val="FollowedHyperlink"/>
    <w:basedOn w:val="Phngmcinhcuaoanvn"/>
    <w:uiPriority w:val="99"/>
    <w:semiHidden/>
    <w:unhideWhenUsed/>
    <w:rsid w:val="008B4057"/>
    <w:rPr>
      <w:color w:val="954F72" w:themeColor="followedHyperlink"/>
      <w:u w:val="single"/>
    </w:rPr>
  </w:style>
  <w:style w:type="character" w:styleId="cpChagiiquyt">
    <w:name w:val="Unresolved Mention"/>
    <w:basedOn w:val="Phngmcinhcuaoanvn"/>
    <w:uiPriority w:val="99"/>
    <w:semiHidden/>
    <w:unhideWhenUsed/>
    <w:rsid w:val="007E673E"/>
    <w:rPr>
      <w:color w:val="605E5C"/>
      <w:shd w:val="clear" w:color="auto" w:fill="E1DFDD"/>
    </w:rPr>
  </w:style>
  <w:style w:type="paragraph" w:styleId="Mucluc9">
    <w:name w:val="toc 9"/>
    <w:basedOn w:val="Binhthng"/>
    <w:next w:val="Binhthng"/>
    <w:autoRedefine/>
    <w:uiPriority w:val="39"/>
    <w:semiHidden/>
    <w:unhideWhenUsed/>
    <w:rsid w:val="004B3FED"/>
    <w:pPr>
      <w:spacing w:after="100"/>
      <w:ind w:left="2080"/>
    </w:pPr>
  </w:style>
  <w:style w:type="paragraph" w:styleId="Mucluc6">
    <w:name w:val="toc 6"/>
    <w:basedOn w:val="Binhthng"/>
    <w:next w:val="Binhthng"/>
    <w:autoRedefine/>
    <w:uiPriority w:val="39"/>
    <w:semiHidden/>
    <w:unhideWhenUsed/>
    <w:rsid w:val="00B375D5"/>
    <w:pPr>
      <w:spacing w:after="100"/>
      <w:ind w:left="13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8668">
      <w:bodyDiv w:val="1"/>
      <w:marLeft w:val="0"/>
      <w:marRight w:val="0"/>
      <w:marTop w:val="0"/>
      <w:marBottom w:val="0"/>
      <w:divBdr>
        <w:top w:val="none" w:sz="0" w:space="0" w:color="auto"/>
        <w:left w:val="none" w:sz="0" w:space="0" w:color="auto"/>
        <w:bottom w:val="none" w:sz="0" w:space="0" w:color="auto"/>
        <w:right w:val="none" w:sz="0" w:space="0" w:color="auto"/>
      </w:divBdr>
    </w:div>
    <w:div w:id="95449186">
      <w:bodyDiv w:val="1"/>
      <w:marLeft w:val="0"/>
      <w:marRight w:val="0"/>
      <w:marTop w:val="0"/>
      <w:marBottom w:val="0"/>
      <w:divBdr>
        <w:top w:val="none" w:sz="0" w:space="0" w:color="auto"/>
        <w:left w:val="none" w:sz="0" w:space="0" w:color="auto"/>
        <w:bottom w:val="none" w:sz="0" w:space="0" w:color="auto"/>
        <w:right w:val="none" w:sz="0" w:space="0" w:color="auto"/>
      </w:divBdr>
    </w:div>
    <w:div w:id="210963264">
      <w:bodyDiv w:val="1"/>
      <w:marLeft w:val="0"/>
      <w:marRight w:val="0"/>
      <w:marTop w:val="0"/>
      <w:marBottom w:val="0"/>
      <w:divBdr>
        <w:top w:val="none" w:sz="0" w:space="0" w:color="auto"/>
        <w:left w:val="none" w:sz="0" w:space="0" w:color="auto"/>
        <w:bottom w:val="none" w:sz="0" w:space="0" w:color="auto"/>
        <w:right w:val="none" w:sz="0" w:space="0" w:color="auto"/>
      </w:divBdr>
    </w:div>
    <w:div w:id="269122670">
      <w:bodyDiv w:val="1"/>
      <w:marLeft w:val="0"/>
      <w:marRight w:val="0"/>
      <w:marTop w:val="0"/>
      <w:marBottom w:val="0"/>
      <w:divBdr>
        <w:top w:val="none" w:sz="0" w:space="0" w:color="auto"/>
        <w:left w:val="none" w:sz="0" w:space="0" w:color="auto"/>
        <w:bottom w:val="none" w:sz="0" w:space="0" w:color="auto"/>
        <w:right w:val="none" w:sz="0" w:space="0" w:color="auto"/>
      </w:divBdr>
    </w:div>
    <w:div w:id="479151063">
      <w:bodyDiv w:val="1"/>
      <w:marLeft w:val="0"/>
      <w:marRight w:val="0"/>
      <w:marTop w:val="0"/>
      <w:marBottom w:val="0"/>
      <w:divBdr>
        <w:top w:val="none" w:sz="0" w:space="0" w:color="auto"/>
        <w:left w:val="none" w:sz="0" w:space="0" w:color="auto"/>
        <w:bottom w:val="none" w:sz="0" w:space="0" w:color="auto"/>
        <w:right w:val="none" w:sz="0" w:space="0" w:color="auto"/>
      </w:divBdr>
    </w:div>
    <w:div w:id="631061181">
      <w:bodyDiv w:val="1"/>
      <w:marLeft w:val="0"/>
      <w:marRight w:val="0"/>
      <w:marTop w:val="0"/>
      <w:marBottom w:val="0"/>
      <w:divBdr>
        <w:top w:val="none" w:sz="0" w:space="0" w:color="auto"/>
        <w:left w:val="none" w:sz="0" w:space="0" w:color="auto"/>
        <w:bottom w:val="none" w:sz="0" w:space="0" w:color="auto"/>
        <w:right w:val="none" w:sz="0" w:space="0" w:color="auto"/>
      </w:divBdr>
    </w:div>
    <w:div w:id="638145560">
      <w:bodyDiv w:val="1"/>
      <w:marLeft w:val="0"/>
      <w:marRight w:val="0"/>
      <w:marTop w:val="0"/>
      <w:marBottom w:val="0"/>
      <w:divBdr>
        <w:top w:val="none" w:sz="0" w:space="0" w:color="auto"/>
        <w:left w:val="none" w:sz="0" w:space="0" w:color="auto"/>
        <w:bottom w:val="none" w:sz="0" w:space="0" w:color="auto"/>
        <w:right w:val="none" w:sz="0" w:space="0" w:color="auto"/>
      </w:divBdr>
    </w:div>
    <w:div w:id="663437831">
      <w:bodyDiv w:val="1"/>
      <w:marLeft w:val="0"/>
      <w:marRight w:val="0"/>
      <w:marTop w:val="0"/>
      <w:marBottom w:val="0"/>
      <w:divBdr>
        <w:top w:val="none" w:sz="0" w:space="0" w:color="auto"/>
        <w:left w:val="none" w:sz="0" w:space="0" w:color="auto"/>
        <w:bottom w:val="none" w:sz="0" w:space="0" w:color="auto"/>
        <w:right w:val="none" w:sz="0" w:space="0" w:color="auto"/>
      </w:divBdr>
    </w:div>
    <w:div w:id="710034730">
      <w:bodyDiv w:val="1"/>
      <w:marLeft w:val="0"/>
      <w:marRight w:val="0"/>
      <w:marTop w:val="0"/>
      <w:marBottom w:val="0"/>
      <w:divBdr>
        <w:top w:val="none" w:sz="0" w:space="0" w:color="auto"/>
        <w:left w:val="none" w:sz="0" w:space="0" w:color="auto"/>
        <w:bottom w:val="none" w:sz="0" w:space="0" w:color="auto"/>
        <w:right w:val="none" w:sz="0" w:space="0" w:color="auto"/>
      </w:divBdr>
    </w:div>
    <w:div w:id="725955023">
      <w:bodyDiv w:val="1"/>
      <w:marLeft w:val="0"/>
      <w:marRight w:val="0"/>
      <w:marTop w:val="0"/>
      <w:marBottom w:val="0"/>
      <w:divBdr>
        <w:top w:val="none" w:sz="0" w:space="0" w:color="auto"/>
        <w:left w:val="none" w:sz="0" w:space="0" w:color="auto"/>
        <w:bottom w:val="none" w:sz="0" w:space="0" w:color="auto"/>
        <w:right w:val="none" w:sz="0" w:space="0" w:color="auto"/>
      </w:divBdr>
    </w:div>
    <w:div w:id="739596461">
      <w:bodyDiv w:val="1"/>
      <w:marLeft w:val="0"/>
      <w:marRight w:val="0"/>
      <w:marTop w:val="0"/>
      <w:marBottom w:val="0"/>
      <w:divBdr>
        <w:top w:val="none" w:sz="0" w:space="0" w:color="auto"/>
        <w:left w:val="none" w:sz="0" w:space="0" w:color="auto"/>
        <w:bottom w:val="none" w:sz="0" w:space="0" w:color="auto"/>
        <w:right w:val="none" w:sz="0" w:space="0" w:color="auto"/>
      </w:divBdr>
    </w:div>
    <w:div w:id="739713201">
      <w:bodyDiv w:val="1"/>
      <w:marLeft w:val="0"/>
      <w:marRight w:val="0"/>
      <w:marTop w:val="0"/>
      <w:marBottom w:val="0"/>
      <w:divBdr>
        <w:top w:val="none" w:sz="0" w:space="0" w:color="auto"/>
        <w:left w:val="none" w:sz="0" w:space="0" w:color="auto"/>
        <w:bottom w:val="none" w:sz="0" w:space="0" w:color="auto"/>
        <w:right w:val="none" w:sz="0" w:space="0" w:color="auto"/>
      </w:divBdr>
    </w:div>
    <w:div w:id="755908055">
      <w:bodyDiv w:val="1"/>
      <w:marLeft w:val="0"/>
      <w:marRight w:val="0"/>
      <w:marTop w:val="0"/>
      <w:marBottom w:val="0"/>
      <w:divBdr>
        <w:top w:val="none" w:sz="0" w:space="0" w:color="auto"/>
        <w:left w:val="none" w:sz="0" w:space="0" w:color="auto"/>
        <w:bottom w:val="none" w:sz="0" w:space="0" w:color="auto"/>
        <w:right w:val="none" w:sz="0" w:space="0" w:color="auto"/>
      </w:divBdr>
    </w:div>
    <w:div w:id="763651872">
      <w:bodyDiv w:val="1"/>
      <w:marLeft w:val="0"/>
      <w:marRight w:val="0"/>
      <w:marTop w:val="0"/>
      <w:marBottom w:val="0"/>
      <w:divBdr>
        <w:top w:val="none" w:sz="0" w:space="0" w:color="auto"/>
        <w:left w:val="none" w:sz="0" w:space="0" w:color="auto"/>
        <w:bottom w:val="none" w:sz="0" w:space="0" w:color="auto"/>
        <w:right w:val="none" w:sz="0" w:space="0" w:color="auto"/>
      </w:divBdr>
    </w:div>
    <w:div w:id="833955258">
      <w:bodyDiv w:val="1"/>
      <w:marLeft w:val="0"/>
      <w:marRight w:val="0"/>
      <w:marTop w:val="0"/>
      <w:marBottom w:val="0"/>
      <w:divBdr>
        <w:top w:val="none" w:sz="0" w:space="0" w:color="auto"/>
        <w:left w:val="none" w:sz="0" w:space="0" w:color="auto"/>
        <w:bottom w:val="none" w:sz="0" w:space="0" w:color="auto"/>
        <w:right w:val="none" w:sz="0" w:space="0" w:color="auto"/>
      </w:divBdr>
    </w:div>
    <w:div w:id="848255080">
      <w:bodyDiv w:val="1"/>
      <w:marLeft w:val="0"/>
      <w:marRight w:val="0"/>
      <w:marTop w:val="0"/>
      <w:marBottom w:val="0"/>
      <w:divBdr>
        <w:top w:val="none" w:sz="0" w:space="0" w:color="auto"/>
        <w:left w:val="none" w:sz="0" w:space="0" w:color="auto"/>
        <w:bottom w:val="none" w:sz="0" w:space="0" w:color="auto"/>
        <w:right w:val="none" w:sz="0" w:space="0" w:color="auto"/>
      </w:divBdr>
      <w:divsChild>
        <w:div w:id="688028031">
          <w:marLeft w:val="0"/>
          <w:marRight w:val="0"/>
          <w:marTop w:val="0"/>
          <w:marBottom w:val="0"/>
          <w:divBdr>
            <w:top w:val="none" w:sz="0" w:space="0" w:color="auto"/>
            <w:left w:val="none" w:sz="0" w:space="0" w:color="auto"/>
            <w:bottom w:val="none" w:sz="0" w:space="0" w:color="auto"/>
            <w:right w:val="none" w:sz="0" w:space="0" w:color="auto"/>
          </w:divBdr>
        </w:div>
        <w:div w:id="695082562">
          <w:marLeft w:val="0"/>
          <w:marRight w:val="0"/>
          <w:marTop w:val="0"/>
          <w:marBottom w:val="0"/>
          <w:divBdr>
            <w:top w:val="none" w:sz="0" w:space="0" w:color="auto"/>
            <w:left w:val="none" w:sz="0" w:space="0" w:color="auto"/>
            <w:bottom w:val="none" w:sz="0" w:space="0" w:color="auto"/>
            <w:right w:val="none" w:sz="0" w:space="0" w:color="auto"/>
          </w:divBdr>
        </w:div>
        <w:div w:id="1311248343">
          <w:marLeft w:val="0"/>
          <w:marRight w:val="0"/>
          <w:marTop w:val="0"/>
          <w:marBottom w:val="0"/>
          <w:divBdr>
            <w:top w:val="none" w:sz="0" w:space="0" w:color="auto"/>
            <w:left w:val="none" w:sz="0" w:space="0" w:color="auto"/>
            <w:bottom w:val="none" w:sz="0" w:space="0" w:color="auto"/>
            <w:right w:val="none" w:sz="0" w:space="0" w:color="auto"/>
          </w:divBdr>
        </w:div>
      </w:divsChild>
    </w:div>
    <w:div w:id="869299890">
      <w:bodyDiv w:val="1"/>
      <w:marLeft w:val="0"/>
      <w:marRight w:val="0"/>
      <w:marTop w:val="0"/>
      <w:marBottom w:val="0"/>
      <w:divBdr>
        <w:top w:val="none" w:sz="0" w:space="0" w:color="auto"/>
        <w:left w:val="none" w:sz="0" w:space="0" w:color="auto"/>
        <w:bottom w:val="none" w:sz="0" w:space="0" w:color="auto"/>
        <w:right w:val="none" w:sz="0" w:space="0" w:color="auto"/>
      </w:divBdr>
    </w:div>
    <w:div w:id="969749235">
      <w:bodyDiv w:val="1"/>
      <w:marLeft w:val="0"/>
      <w:marRight w:val="0"/>
      <w:marTop w:val="0"/>
      <w:marBottom w:val="0"/>
      <w:divBdr>
        <w:top w:val="none" w:sz="0" w:space="0" w:color="auto"/>
        <w:left w:val="none" w:sz="0" w:space="0" w:color="auto"/>
        <w:bottom w:val="none" w:sz="0" w:space="0" w:color="auto"/>
        <w:right w:val="none" w:sz="0" w:space="0" w:color="auto"/>
      </w:divBdr>
    </w:div>
    <w:div w:id="994410042">
      <w:bodyDiv w:val="1"/>
      <w:marLeft w:val="0"/>
      <w:marRight w:val="0"/>
      <w:marTop w:val="0"/>
      <w:marBottom w:val="0"/>
      <w:divBdr>
        <w:top w:val="none" w:sz="0" w:space="0" w:color="auto"/>
        <w:left w:val="none" w:sz="0" w:space="0" w:color="auto"/>
        <w:bottom w:val="none" w:sz="0" w:space="0" w:color="auto"/>
        <w:right w:val="none" w:sz="0" w:space="0" w:color="auto"/>
      </w:divBdr>
    </w:div>
    <w:div w:id="1096711977">
      <w:bodyDiv w:val="1"/>
      <w:marLeft w:val="0"/>
      <w:marRight w:val="0"/>
      <w:marTop w:val="0"/>
      <w:marBottom w:val="0"/>
      <w:divBdr>
        <w:top w:val="none" w:sz="0" w:space="0" w:color="auto"/>
        <w:left w:val="none" w:sz="0" w:space="0" w:color="auto"/>
        <w:bottom w:val="none" w:sz="0" w:space="0" w:color="auto"/>
        <w:right w:val="none" w:sz="0" w:space="0" w:color="auto"/>
      </w:divBdr>
    </w:div>
    <w:div w:id="1098789976">
      <w:bodyDiv w:val="1"/>
      <w:marLeft w:val="0"/>
      <w:marRight w:val="0"/>
      <w:marTop w:val="0"/>
      <w:marBottom w:val="0"/>
      <w:divBdr>
        <w:top w:val="none" w:sz="0" w:space="0" w:color="auto"/>
        <w:left w:val="none" w:sz="0" w:space="0" w:color="auto"/>
        <w:bottom w:val="none" w:sz="0" w:space="0" w:color="auto"/>
        <w:right w:val="none" w:sz="0" w:space="0" w:color="auto"/>
      </w:divBdr>
    </w:div>
    <w:div w:id="1142385674">
      <w:bodyDiv w:val="1"/>
      <w:marLeft w:val="0"/>
      <w:marRight w:val="0"/>
      <w:marTop w:val="0"/>
      <w:marBottom w:val="0"/>
      <w:divBdr>
        <w:top w:val="none" w:sz="0" w:space="0" w:color="auto"/>
        <w:left w:val="none" w:sz="0" w:space="0" w:color="auto"/>
        <w:bottom w:val="none" w:sz="0" w:space="0" w:color="auto"/>
        <w:right w:val="none" w:sz="0" w:space="0" w:color="auto"/>
      </w:divBdr>
    </w:div>
    <w:div w:id="1192500111">
      <w:bodyDiv w:val="1"/>
      <w:marLeft w:val="0"/>
      <w:marRight w:val="0"/>
      <w:marTop w:val="0"/>
      <w:marBottom w:val="0"/>
      <w:divBdr>
        <w:top w:val="none" w:sz="0" w:space="0" w:color="auto"/>
        <w:left w:val="none" w:sz="0" w:space="0" w:color="auto"/>
        <w:bottom w:val="none" w:sz="0" w:space="0" w:color="auto"/>
        <w:right w:val="none" w:sz="0" w:space="0" w:color="auto"/>
      </w:divBdr>
    </w:div>
    <w:div w:id="1224488303">
      <w:bodyDiv w:val="1"/>
      <w:marLeft w:val="0"/>
      <w:marRight w:val="0"/>
      <w:marTop w:val="0"/>
      <w:marBottom w:val="0"/>
      <w:divBdr>
        <w:top w:val="none" w:sz="0" w:space="0" w:color="auto"/>
        <w:left w:val="none" w:sz="0" w:space="0" w:color="auto"/>
        <w:bottom w:val="none" w:sz="0" w:space="0" w:color="auto"/>
        <w:right w:val="none" w:sz="0" w:space="0" w:color="auto"/>
      </w:divBdr>
    </w:div>
    <w:div w:id="1337343351">
      <w:bodyDiv w:val="1"/>
      <w:marLeft w:val="0"/>
      <w:marRight w:val="0"/>
      <w:marTop w:val="0"/>
      <w:marBottom w:val="0"/>
      <w:divBdr>
        <w:top w:val="none" w:sz="0" w:space="0" w:color="auto"/>
        <w:left w:val="none" w:sz="0" w:space="0" w:color="auto"/>
        <w:bottom w:val="none" w:sz="0" w:space="0" w:color="auto"/>
        <w:right w:val="none" w:sz="0" w:space="0" w:color="auto"/>
      </w:divBdr>
    </w:div>
    <w:div w:id="1373459080">
      <w:bodyDiv w:val="1"/>
      <w:marLeft w:val="0"/>
      <w:marRight w:val="0"/>
      <w:marTop w:val="0"/>
      <w:marBottom w:val="0"/>
      <w:divBdr>
        <w:top w:val="none" w:sz="0" w:space="0" w:color="auto"/>
        <w:left w:val="none" w:sz="0" w:space="0" w:color="auto"/>
        <w:bottom w:val="none" w:sz="0" w:space="0" w:color="auto"/>
        <w:right w:val="none" w:sz="0" w:space="0" w:color="auto"/>
      </w:divBdr>
    </w:div>
    <w:div w:id="1396901144">
      <w:bodyDiv w:val="1"/>
      <w:marLeft w:val="0"/>
      <w:marRight w:val="0"/>
      <w:marTop w:val="0"/>
      <w:marBottom w:val="0"/>
      <w:divBdr>
        <w:top w:val="none" w:sz="0" w:space="0" w:color="auto"/>
        <w:left w:val="none" w:sz="0" w:space="0" w:color="auto"/>
        <w:bottom w:val="none" w:sz="0" w:space="0" w:color="auto"/>
        <w:right w:val="none" w:sz="0" w:space="0" w:color="auto"/>
      </w:divBdr>
    </w:div>
    <w:div w:id="1452624667">
      <w:bodyDiv w:val="1"/>
      <w:marLeft w:val="0"/>
      <w:marRight w:val="0"/>
      <w:marTop w:val="0"/>
      <w:marBottom w:val="0"/>
      <w:divBdr>
        <w:top w:val="none" w:sz="0" w:space="0" w:color="auto"/>
        <w:left w:val="none" w:sz="0" w:space="0" w:color="auto"/>
        <w:bottom w:val="none" w:sz="0" w:space="0" w:color="auto"/>
        <w:right w:val="none" w:sz="0" w:space="0" w:color="auto"/>
      </w:divBdr>
    </w:div>
    <w:div w:id="1471437324">
      <w:bodyDiv w:val="1"/>
      <w:marLeft w:val="0"/>
      <w:marRight w:val="0"/>
      <w:marTop w:val="0"/>
      <w:marBottom w:val="0"/>
      <w:divBdr>
        <w:top w:val="none" w:sz="0" w:space="0" w:color="auto"/>
        <w:left w:val="none" w:sz="0" w:space="0" w:color="auto"/>
        <w:bottom w:val="none" w:sz="0" w:space="0" w:color="auto"/>
        <w:right w:val="none" w:sz="0" w:space="0" w:color="auto"/>
      </w:divBdr>
    </w:div>
    <w:div w:id="1542092997">
      <w:bodyDiv w:val="1"/>
      <w:marLeft w:val="0"/>
      <w:marRight w:val="0"/>
      <w:marTop w:val="0"/>
      <w:marBottom w:val="0"/>
      <w:divBdr>
        <w:top w:val="none" w:sz="0" w:space="0" w:color="auto"/>
        <w:left w:val="none" w:sz="0" w:space="0" w:color="auto"/>
        <w:bottom w:val="none" w:sz="0" w:space="0" w:color="auto"/>
        <w:right w:val="none" w:sz="0" w:space="0" w:color="auto"/>
      </w:divBdr>
    </w:div>
    <w:div w:id="1573811773">
      <w:bodyDiv w:val="1"/>
      <w:marLeft w:val="0"/>
      <w:marRight w:val="0"/>
      <w:marTop w:val="0"/>
      <w:marBottom w:val="0"/>
      <w:divBdr>
        <w:top w:val="none" w:sz="0" w:space="0" w:color="auto"/>
        <w:left w:val="none" w:sz="0" w:space="0" w:color="auto"/>
        <w:bottom w:val="none" w:sz="0" w:space="0" w:color="auto"/>
        <w:right w:val="none" w:sz="0" w:space="0" w:color="auto"/>
      </w:divBdr>
    </w:div>
    <w:div w:id="1584996032">
      <w:bodyDiv w:val="1"/>
      <w:marLeft w:val="0"/>
      <w:marRight w:val="0"/>
      <w:marTop w:val="0"/>
      <w:marBottom w:val="0"/>
      <w:divBdr>
        <w:top w:val="none" w:sz="0" w:space="0" w:color="auto"/>
        <w:left w:val="none" w:sz="0" w:space="0" w:color="auto"/>
        <w:bottom w:val="none" w:sz="0" w:space="0" w:color="auto"/>
        <w:right w:val="none" w:sz="0" w:space="0" w:color="auto"/>
      </w:divBdr>
    </w:div>
    <w:div w:id="1621834268">
      <w:bodyDiv w:val="1"/>
      <w:marLeft w:val="0"/>
      <w:marRight w:val="0"/>
      <w:marTop w:val="0"/>
      <w:marBottom w:val="0"/>
      <w:divBdr>
        <w:top w:val="none" w:sz="0" w:space="0" w:color="auto"/>
        <w:left w:val="none" w:sz="0" w:space="0" w:color="auto"/>
        <w:bottom w:val="none" w:sz="0" w:space="0" w:color="auto"/>
        <w:right w:val="none" w:sz="0" w:space="0" w:color="auto"/>
      </w:divBdr>
    </w:div>
    <w:div w:id="1702972663">
      <w:bodyDiv w:val="1"/>
      <w:marLeft w:val="0"/>
      <w:marRight w:val="0"/>
      <w:marTop w:val="0"/>
      <w:marBottom w:val="0"/>
      <w:divBdr>
        <w:top w:val="none" w:sz="0" w:space="0" w:color="auto"/>
        <w:left w:val="none" w:sz="0" w:space="0" w:color="auto"/>
        <w:bottom w:val="none" w:sz="0" w:space="0" w:color="auto"/>
        <w:right w:val="none" w:sz="0" w:space="0" w:color="auto"/>
      </w:divBdr>
    </w:div>
    <w:div w:id="1727221701">
      <w:bodyDiv w:val="1"/>
      <w:marLeft w:val="0"/>
      <w:marRight w:val="0"/>
      <w:marTop w:val="0"/>
      <w:marBottom w:val="0"/>
      <w:divBdr>
        <w:top w:val="none" w:sz="0" w:space="0" w:color="auto"/>
        <w:left w:val="none" w:sz="0" w:space="0" w:color="auto"/>
        <w:bottom w:val="none" w:sz="0" w:space="0" w:color="auto"/>
        <w:right w:val="none" w:sz="0" w:space="0" w:color="auto"/>
      </w:divBdr>
    </w:div>
    <w:div w:id="1799181646">
      <w:bodyDiv w:val="1"/>
      <w:marLeft w:val="0"/>
      <w:marRight w:val="0"/>
      <w:marTop w:val="0"/>
      <w:marBottom w:val="0"/>
      <w:divBdr>
        <w:top w:val="none" w:sz="0" w:space="0" w:color="auto"/>
        <w:left w:val="none" w:sz="0" w:space="0" w:color="auto"/>
        <w:bottom w:val="none" w:sz="0" w:space="0" w:color="auto"/>
        <w:right w:val="none" w:sz="0" w:space="0" w:color="auto"/>
      </w:divBdr>
    </w:div>
    <w:div w:id="1845510923">
      <w:bodyDiv w:val="1"/>
      <w:marLeft w:val="0"/>
      <w:marRight w:val="0"/>
      <w:marTop w:val="0"/>
      <w:marBottom w:val="0"/>
      <w:divBdr>
        <w:top w:val="none" w:sz="0" w:space="0" w:color="auto"/>
        <w:left w:val="none" w:sz="0" w:space="0" w:color="auto"/>
        <w:bottom w:val="none" w:sz="0" w:space="0" w:color="auto"/>
        <w:right w:val="none" w:sz="0" w:space="0" w:color="auto"/>
      </w:divBdr>
    </w:div>
    <w:div w:id="1861578714">
      <w:bodyDiv w:val="1"/>
      <w:marLeft w:val="0"/>
      <w:marRight w:val="0"/>
      <w:marTop w:val="0"/>
      <w:marBottom w:val="0"/>
      <w:divBdr>
        <w:top w:val="none" w:sz="0" w:space="0" w:color="auto"/>
        <w:left w:val="none" w:sz="0" w:space="0" w:color="auto"/>
        <w:bottom w:val="none" w:sz="0" w:space="0" w:color="auto"/>
        <w:right w:val="none" w:sz="0" w:space="0" w:color="auto"/>
      </w:divBdr>
    </w:div>
    <w:div w:id="1907301656">
      <w:bodyDiv w:val="1"/>
      <w:marLeft w:val="0"/>
      <w:marRight w:val="0"/>
      <w:marTop w:val="0"/>
      <w:marBottom w:val="0"/>
      <w:divBdr>
        <w:top w:val="none" w:sz="0" w:space="0" w:color="auto"/>
        <w:left w:val="none" w:sz="0" w:space="0" w:color="auto"/>
        <w:bottom w:val="none" w:sz="0" w:space="0" w:color="auto"/>
        <w:right w:val="none" w:sz="0" w:space="0" w:color="auto"/>
      </w:divBdr>
    </w:div>
    <w:div w:id="1922055454">
      <w:bodyDiv w:val="1"/>
      <w:marLeft w:val="0"/>
      <w:marRight w:val="0"/>
      <w:marTop w:val="0"/>
      <w:marBottom w:val="0"/>
      <w:divBdr>
        <w:top w:val="none" w:sz="0" w:space="0" w:color="auto"/>
        <w:left w:val="none" w:sz="0" w:space="0" w:color="auto"/>
        <w:bottom w:val="none" w:sz="0" w:space="0" w:color="auto"/>
        <w:right w:val="none" w:sz="0" w:space="0" w:color="auto"/>
      </w:divBdr>
    </w:div>
    <w:div w:id="1955096969">
      <w:bodyDiv w:val="1"/>
      <w:marLeft w:val="0"/>
      <w:marRight w:val="0"/>
      <w:marTop w:val="0"/>
      <w:marBottom w:val="0"/>
      <w:divBdr>
        <w:top w:val="none" w:sz="0" w:space="0" w:color="auto"/>
        <w:left w:val="none" w:sz="0" w:space="0" w:color="auto"/>
        <w:bottom w:val="none" w:sz="0" w:space="0" w:color="auto"/>
        <w:right w:val="none" w:sz="0" w:space="0" w:color="auto"/>
      </w:divBdr>
    </w:div>
    <w:div w:id="1967730996">
      <w:bodyDiv w:val="1"/>
      <w:marLeft w:val="0"/>
      <w:marRight w:val="0"/>
      <w:marTop w:val="0"/>
      <w:marBottom w:val="0"/>
      <w:divBdr>
        <w:top w:val="none" w:sz="0" w:space="0" w:color="auto"/>
        <w:left w:val="none" w:sz="0" w:space="0" w:color="auto"/>
        <w:bottom w:val="none" w:sz="0" w:space="0" w:color="auto"/>
        <w:right w:val="none" w:sz="0" w:space="0" w:color="auto"/>
      </w:divBdr>
    </w:div>
    <w:div w:id="2041663990">
      <w:bodyDiv w:val="1"/>
      <w:marLeft w:val="0"/>
      <w:marRight w:val="0"/>
      <w:marTop w:val="0"/>
      <w:marBottom w:val="0"/>
      <w:divBdr>
        <w:top w:val="none" w:sz="0" w:space="0" w:color="auto"/>
        <w:left w:val="none" w:sz="0" w:space="0" w:color="auto"/>
        <w:bottom w:val="none" w:sz="0" w:space="0" w:color="auto"/>
        <w:right w:val="none" w:sz="0" w:space="0" w:color="auto"/>
      </w:divBdr>
    </w:div>
    <w:div w:id="2082562947">
      <w:bodyDiv w:val="1"/>
      <w:marLeft w:val="0"/>
      <w:marRight w:val="0"/>
      <w:marTop w:val="0"/>
      <w:marBottom w:val="0"/>
      <w:divBdr>
        <w:top w:val="none" w:sz="0" w:space="0" w:color="auto"/>
        <w:left w:val="none" w:sz="0" w:space="0" w:color="auto"/>
        <w:bottom w:val="none" w:sz="0" w:space="0" w:color="auto"/>
        <w:right w:val="none" w:sz="0" w:space="0" w:color="auto"/>
      </w:divBdr>
    </w:div>
    <w:div w:id="2135173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hyperlink" Target="https://www.youtube.com/watch?v=iUFOP-kuRUg"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youtube.com/watch?v=3t2H8aqOkeQ" TargetMode="External"/><Relationship Id="rId2" Type="http://schemas.openxmlformats.org/officeDocument/2006/relationships/numbering" Target="numbering.xml"/><Relationship Id="rId16" Type="http://schemas.openxmlformats.org/officeDocument/2006/relationships/hyperlink" Target="https://nordiccoder.com/blog/tong-quan-html-css-ban-can-biet/" TargetMode="External"/><Relationship Id="rId20" Type="http://schemas.openxmlformats.org/officeDocument/2006/relationships/hyperlink" Target="https://www.youtube.com/watch?v=mIZDZIqdR7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www.youtube.com/watch?v=0wvrlOyGlq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7D40D-006D-48F5-8C7E-EC3013BB9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15</Pages>
  <Words>2342</Words>
  <Characters>13351</Characters>
  <Application>Microsoft Office Word</Application>
  <DocSecurity>0</DocSecurity>
  <Lines>111</Lines>
  <Paragraphs>31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ducltm</dc:creator>
  <cp:lastModifiedBy>Admin</cp:lastModifiedBy>
  <cp:revision>7</cp:revision>
  <dcterms:created xsi:type="dcterms:W3CDTF">2023-02-25T22:09:00Z</dcterms:created>
  <dcterms:modified xsi:type="dcterms:W3CDTF">2023-02-26T04:05:00Z</dcterms:modified>
</cp:coreProperties>
</file>